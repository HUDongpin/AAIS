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56"/>
          <w:szCs w:val="56"/>
        </w:rPr>
        <w:t xml:space="preserve">AAIS Technical Review</w:t>
      </w:r>
    </w:p>
    <w:p>
      <w:pPr>
        <w:spacing w:after="480"/>
        <w:jc w:val="center"/>
      </w:pPr>
      <w:r>
        <w:rPr>
          <w:b/>
          <w:bCs/>
          <w:color w:val="1F3B63"/>
          <w:sz w:val="40"/>
          <w:szCs w:val="40"/>
        </w:rPr>
        <w:t xml:space="preserve">&amp; 3-Month Recovery Plan</w:t>
      </w:r>
    </w:p>
    <w:p>
      <w:pPr>
        <w:spacing w:after="60"/>
        <w:jc w:val="center"/>
      </w:pPr>
      <w:r>
        <w:rPr>
          <w:b/>
          <w:bCs/>
          <w:sz w:val="20"/>
          <w:szCs w:val="20"/>
        </w:rPr>
        <w:t xml:space="preserve">Project:  </w:t>
      </w:r>
      <w:r>
        <w:rPr>
          <w:sz w:val="20"/>
          <w:szCs w:val="20"/>
        </w:rPr>
        <w:t xml:space="preserve">AAIS — Adaptive AI Instruction System (Cognitive Apprenticeship learning platform)</w:t>
      </w:r>
    </w:p>
    <w:p>
      <w:pPr>
        <w:spacing w:after="60"/>
        <w:jc w:val="center"/>
      </w:pPr>
      <w:r>
        <w:rPr>
          <w:b/>
          <w:bCs/>
          <w:sz w:val="20"/>
          <w:szCs w:val="20"/>
        </w:rPr>
        <w:t xml:space="preserve">Production:  </w:t>
      </w:r>
      <w:r>
        <w:rPr>
          <w:sz w:val="20"/>
          <w:szCs w:val="20"/>
        </w:rPr>
        <w:t xml:space="preserve">https://www.aais.site  (Vercel + Neon Postgres)</w:t>
      </w:r>
    </w:p>
    <w:p>
      <w:pPr>
        <w:spacing w:after="60"/>
        <w:jc w:val="center"/>
      </w:pPr>
      <w:r>
        <w:rPr>
          <w:b/>
          <w:bCs/>
          <w:sz w:val="20"/>
          <w:szCs w:val="20"/>
        </w:rPr>
        <w:t xml:space="preserve">Review date:  </w:t>
      </w:r>
      <w:r>
        <w:rPr>
          <w:sz w:val="20"/>
          <w:szCs w:val="20"/>
        </w:rPr>
        <w:t xml:space="preserve">July 8, 2026</w:t>
      </w:r>
    </w:p>
    <w:p>
      <w:pPr>
        <w:spacing w:after="60"/>
        <w:jc w:val="center"/>
      </w:pPr>
      <w:del w:id="1" w:author="Codex" w:date="2026-07-08T15:13:45Z">
        <w:r>
          <w:rPr>
            <w:b/>
            <w:bCs/>
            <w:sz w:val="20"/>
            <w:szCs w:val="20"/>
          </w:rPr>
          <w:delText xml:space="preserve">Prepared by:  Senior Software Architect / Technical Advisor (Claude)</w:delText>
        </w:r>
      </w:del>
      <w:ins w:id="2" w:author="Codex" w:date="2026-07-08T15:13:45Z">
        <w:r>
          <w:rPr>
            <w:b/>
            <w:bCs/>
            <w:sz w:val="20"/>
            <w:szCs w:val="20"/>
          </w:rPr>
          <w:t xml:space="preserve">Prepared by:  Senior Software Architect / Technical Advisor (Codex independent verification)</w:t>
        </w:r>
      </w:ins>
    </w:p>
    <w:p>
      <w:pPr>
        <w:spacing w:after="60"/>
        <w:jc w:val="center"/>
      </w:pPr>
      <w:r>
        <w:rPr>
          <w:b/>
          <w:bCs/>
          <w:sz w:val="20"/>
          <w:szCs w:val="20"/>
        </w:rPr>
        <w:t xml:space="preserve">Audience:  </w:t>
      </w:r>
      <w:r>
        <w:rPr>
          <w:sz w:val="20"/>
          <w:szCs w:val="20"/>
        </w:rPr>
        <w:t xml:space="preserve">Founder / project owner · junior developer · future engineers · product stakeholders</w:t>
      </w:r>
    </w:p>
    <w:p>
      <w:pPr>
        <w:spacing w:after="60"/>
        <w:jc w:val="center"/>
      </w:pPr>
      <w:r>
        <w:rPr>
          <w:b/>
          <w:bCs/>
          <w:sz w:val="20"/>
          <w:szCs w:val="20"/>
        </w:rPr>
        <w:t xml:space="preserve">Companion file:  </w:t>
      </w:r>
      <w:r>
        <w:rPr>
          <w:sz w:val="20"/>
          <w:szCs w:val="20"/>
        </w:rPr>
        <w:t xml:space="preserve">AAIS-Issues-Backlog-Tracker.xlsx (full issues register, backlog, roadmap, checklist)</w:t>
      </w:r>
    </w:p>
    <w:p>
      <w:pPr>
        <w:spacing w:after="0" w:before="360"/>
        <w:jc w:val="center"/>
      </w:pPr>
      <w:del w:id="3" w:author="Codex" w:date="2026-07-08T15:13:45Z">
        <w:r>
          <w:rPr>
            <w:i/>
            <w:iCs/>
            <w:color w:val="555555"/>
            <w:sz w:val="18"/>
            <w:szCs w:val="18"/>
          </w:rPr>
          <w:delText>Method: full read of the AAIS repository (source, scripts, tests, docs, git history) plus a live check of the production readiness endpoint on July 8, 2026. Unverifiable statements are labeled as assumptions.</w:delText>
        </w:r>
      </w:del>
      <w:ins w:id="4" w:author="Codex" w:date="2026-07-08T15:13:45Z">
        <w:r>
          <w:rPr>
            <w:i/>
            <w:iCs/>
            <w:color w:val="555555"/>
            <w:sz w:val="18"/>
            <w:szCs w:val="18"/>
          </w:rPr>
          <w:t>Method: Codex read the technical-review folder; rendered the DOCX; inspected the workbook; re-checked repository evidence; ran npm run ci and npm audit --audit-level=critical; and verified the public Vercel production alias on July 8, 2026. Local DNS for www.aais.site returned ENOTFOUND from this environment, so live behavior was verified at https://aais-six.vercel.app. Unverifiable statements are labeled as assumptions.</w:t>
        </w:r>
      </w:ins>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Executive Summary</w:t>
      </w:r>
    </w:p>
    <w:p>
      <w:pPr>
        <w:spacing w:after="120"/>
      </w:pPr>
      <w:del w:id="5" w:author="Codex" w:date="2026-07-08T15:13:45Z">
        <w:r>
          <w:delText>AAIS is in better shape than the phrase “vibe-coded by a junior developer” suggests — and in worse shape than its own documentation claims. The core application is small (4 pages, ~10 API routes, ~12k lines of TypeScript), strictly typed, and shows real security awareness: signed HttpOnly session cookies, scrypt password hashing, CSRF protection, server-derived identity, security headers, and pseudonymized analytics. That is a solid foundation for a proof of concept.</w:delText>
        </w:r>
      </w:del>
      <w:ins w:id="6" w:author="Codex" w:date="2026-07-08T15:13:45Z">
        <w:r>
          <w:t>AAIS is in better shape than the phrase “vibe-coded by a junior developer” suggests — and in worse shape than its own documentation claims. The current application is small (four app routes plus 11 API route handlers), strictly typed, and shows real security awareness: signed HttpOnly session cookies, scrypt password hashing, CSRF protection, server-derived identity, security headers, and pseudonymized analytics. That remains a solid foundation for a proof of concept.</w:t>
        </w:r>
      </w:ins>
    </w:p>
    <w:p>
      <w:pPr>
        <w:spacing w:after="120"/>
      </w:pPr>
      <w:del w:id="7" w:author="Codex" w:date="2026-07-08T15:13:45Z">
        <w:r>
          <w:delText>The problem is where the effort went, and what got skipped. Roughly half the repository is an elaborate “enter­prise release evidence” pipeline (22 scripts, ~20 test files, a 64KB README of ceremony commands) that fails its own gate — the last release check reports failed on all five steps, yet production ships anyway. Meanwhile, fundamentals a real product needs are missing:</w:delText>
        </w:r>
      </w:del>
      <w:ins w:id="8" w:author="Codex" w:date="2026-07-08T15:13:45Z">
        <w:r>
          <w:t>The problem is where the effort went, and what got skipped. Roughly half the repository is an elaborate “enterprise release evidence” pipeline (22 scripts, many release-evidence tests, and a 64KB README of ceremony commands). The latest archived release artifacts still fail the gate: output/aais-enterprise-release-check-latest.json reports status "failed" with readiness, agent evidence, A3/A2 supervision evidence, cohort analytics, and OIDC/SSO checks false, even though several subchecks such as security headers, legal pages, and LRS health are true. Current source-level CI passed in Codex verification, so the problem is not absence of tests; it is that the release evidence gate is too ceremonial and not actually controlling production release.</w:t>
        </w:r>
      </w:ins>
    </w:p>
    <w:p>
      <w:pPr>
        <w:pStyle w:val="ListParagraph"/>
        <w:numPr>
          <w:ilvl w:val="0"/>
          <w:numId w:val="2"/>
        </w:numPr>
        <w:spacing w:after="60"/>
      </w:pPr>
      <w:del w:id="9" w:author="Codex" w:date="2026-07-08T15:13:45Z">
        <w:r>
          <w:delText>Anyone in the world can log into production. The demo accounts Bobie/Phoebe with password 12345 are hardcoded in the source and are always merged into the production account list. These credentials are effectively public.</w:delText>
        </w:r>
      </w:del>
      <w:ins w:id="10" w:author="Codex" w:date="2026-07-08T15:13:45Z">
        <w:r>
          <w:t>Production trial access is still unsafe. In the verified Vercel production alias, the known Bobie / 12345 demo credential returned 200 and set an aais_session cookie. In code, built-in learner accounts are defined in src/lib/server/aais-trial-accounts.ts and are merged into the configured production account list when trial-account env JSON is present; production without configured trial-account env fails closed. The practical risk remains: the current configured production deployment exposes public demo credentials.</w:t>
        </w:r>
      </w:ins>
    </w:p>
    <w:p>
      <w:pPr>
        <w:pStyle w:val="ListParagraph"/>
        <w:numPr>
          <w:ilvl w:val="0"/>
          <w:numId w:val="2"/>
        </w:numPr>
        <w:spacing w:after="60"/>
      </w:pPr>
      <w:r>
        <w:t xml:space="preserve"/>
      </w:r>
      <w:r>
        <w:rPr>
          <w:b/>
          <w:bCs/>
        </w:rPr>
        <w:t xml:space="preserve">The source code exists only on one laptop.</w:t>
      </w:r>
      <w:r>
        <w:t xml:space="preserve"> The git repository has no remote — no GitHub, no backup, one branch. The CI workflow has never run because there is nothing for it to run on.</w:t>
      </w:r>
    </w:p>
    <w:p>
      <w:pPr>
        <w:pStyle w:val="ListParagraph"/>
        <w:numPr>
          <w:ilvl w:val="0"/>
          <w:numId w:val="2"/>
        </w:numPr>
        <w:spacing w:after="60"/>
      </w:pPr>
      <w:del w:id="13" w:author="Codex" w:date="2026-07-08T15:13:45Z">
        <w:r>
          <w:delText>A file named “All API Keys.docx” sits in the project folder containing real API keys and passwords (DeepSeek, SimpleTex, Mathpix, Resend, and more).</w:delText>
        </w:r>
      </w:del>
      <w:ins w:id="14" w:author="Codex" w:date="2026-07-08T15:13:45Z">
        <w:r>
          <w:t>A credential-bearing Word file named “All API Keys.docx” sits in the project folder. Codex verified that the file is present but did not inspect or print credential values; it should still be treated as a critical secret-handling risk until the owner rotates and re-homes every credential it contains.</w:t>
        </w:r>
      </w:ins>
    </w:p>
    <w:p>
      <w:pPr>
        <w:pStyle w:val="ListParagraph"/>
        <w:numPr>
          <w:ilvl w:val="0"/>
          <w:numId w:val="2"/>
        </w:numPr>
        <w:spacing w:after="60"/>
      </w:pPr>
      <w:r>
        <w:t xml:space="preserve"/>
      </w:r>
      <w:r>
        <w:rPr>
          <w:b/>
          <w:bCs/>
        </w:rPr>
        <w:t xml:space="preserve">Learner data is one big JSON blob per student</w:t>
      </w:r>
      <w:r>
        <w:t xml:space="preserve">, rewritten in full on every click. Two simultaneous writes silently overwrite each other. No migrations, no staging, and analytics loads every student’s entire history into memory.</w:t>
      </w:r>
    </w:p>
    <w:p>
      <w:pPr>
        <w:pStyle w:val="ListParagraph"/>
        <w:numPr>
          <w:ilvl w:val="0"/>
          <w:numId w:val="2"/>
        </w:numPr>
        <w:spacing w:after="60"/>
      </w:pPr>
      <w:del w:id="11" w:author="Codex" w:date="2026-07-08T15:13:45Z">
        <w:r>
          <w:delText>The “multi-agent adaptive AI” is partly theater. LangGraph is claimed but never imported; two of four agents always return canned templates; live replies are capped at 180 tokens.</w:delText>
        </w:r>
      </w:del>
      <w:ins w:id="12" w:author="Codex" w:date="2026-07-08T15:13:45Z">
        <w:r>
          <w:t>The “multi-agent adaptive AI” is partly theater. LangGraph is a dependency and runtime label but is never imported in src; orchestration is Promise.all. A3/A4 always use the deterministic provider, the live readiness profile reports maxTokens 180 and maxRetries 0, and SSE streaming waits for the full graph result before replaying agent events. The system has useful fallbacks, but the product claims should become more honest.</w:t>
        </w:r>
      </w:ins>
    </w:p>
    <w:p>
      <w:pPr>
        <w:spacing w:after="120"/>
      </w:pPr>
      <w:r>
        <w:t xml:space="preserve"/>
      </w:r>
      <w:r>
        <w:rPr>
          <w:b/>
          <w:bCs/>
        </w:rPr>
        <w:t xml:space="preserve">Biggest risks (next 90 days):</w:t>
      </w:r>
      <w:r>
        <w:t xml:space="preserve"> unauthorized access via public demo credentials; total loss of source history; leaked API keys; silent learner-data loss under concurrent writes; a schema that cannot support courses, classes, or real accounts without rework.</w:t>
      </w:r>
    </w:p>
    <w:p>
      <w:pPr>
        <w:spacing w:after="120"/>
      </w:pPr>
      <w:r>
        <w:t xml:space="preserve"/>
      </w:r>
      <w:r>
        <w:rPr>
          <w:b/>
          <w:bCs/>
        </w:rPr>
        <w:t xml:space="preserve">Top priorities:</w:t>
      </w:r>
      <w:r>
        <w:t xml:space="preserve"> (1) lock down credentials and access this week; (2) get the code into a remote repo with working CI and a staging environment; (3) replace blob storage with a small relational model before adding features; (4) archive the release-ceremony machinery and redirect that energy into tests for real user flows; (5) build the honest minimal version of adaptive learning on the event data that is already well designed.</w:t>
      </w:r>
    </w:p>
    <w:p>
      <w:pPr>
        <w:spacing w:after="120"/>
      </w:pPr>
      <w:r>
        <w:t xml:space="preserve"/>
      </w:r>
      <w:r>
        <w:rPr>
          <w:b/>
          <w:bCs/>
        </w:rPr>
        <w:t xml:space="preserve">Verdict (Section J): keep the codebase, partially refactor.</w:t>
      </w:r>
      <w:r>
        <w:t xml:space="preserve"> Do not rebuild. The core server code is worth keeping; the data layer and frontend monolith need staged refactoring; the release-evidence pipeline should be archived, not maintained.</w:t>
      </w:r>
    </w:p>
    <w:p>
      <w:pPr>
        <w:pStyle w:val="Heading1"/>
      </w:pPr>
      <w:r>
        <w:t xml:space="preserve">B. Current System Assessment</w:t>
      </w:r>
    </w:p>
    <w:p>
      <w:pPr>
        <w:pStyle w:val="Heading2"/>
      </w:pPr>
      <w:r>
        <w:t xml:space="preserve">B.1 What is actually deployed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Layer</w:t>
            </w:r>
          </w:p>
        </w:tc>
        <w:tc>
          <w:tcPr>
            <w:tcW w:type="dxa" w:w="756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Current state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Frontend</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Next.js 16 (App Router), React 19, strict TypeScript, Tailwind v4. Four routes: /login, /learning, /dashboard, /terms + /privacy.</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Backend</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del w:id="15" w:author="Codex" w:date="2026-07-08T15:13:45Z">
              <w:r>
                <w:rPr>
                  <w:sz w:val="18"/>
                  <w:szCs w:val="18"/>
                </w:rPr>
                <w:delText>Next.js API routes on Vercel serverless (~10 endpoints). No separate service.</w:delText>
              </w:r>
            </w:del>
            <w:ins w:id="16" w:author="Codex" w:date="2026-07-08T15:13:45Z">
              <w:r>
                <w:rPr>
                  <w:sz w:val="18"/>
                  <w:szCs w:val="18"/>
                </w:rPr>
                <w:t>Next.js API routes on Vercel serverless (11 route handlers under src/app/api). No separate service.</w:t>
              </w:r>
            </w:ins>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Database</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Neon Postgres. Two tables only: aais_learner_sessions (one JSONB blob per student) and aais_lrs_outbox. Runtime CREATE TABLE; no migrations. Local dev uses JSON files.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Authentication</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Custom HMAC-signed session cookie (8h, HttpOnly, Secure). Trial accounts from env JSON (scrypt) plus two hardcoded built-ins. OIDC code exists but unconfigured in production.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Roles</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student / teacher / admin in the session token; correctly enforced for /dashboard and cohort APIs.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AI</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del w:id="17" w:author="Codex" w:date="2026-07-08T15:13:45Z">
              <w:r>
                <w:rPr>
                  <w:sz w:val="18"/>
                  <w:szCs w:val="18"/>
                </w:rPr>
                <w:delText>OpenAI-compatible provider; 4-agent fan-out where A3/A4 are always deterministic templates; 180-token cap; guardrails = length + secret regex; deterministic fallback text.</w:delText>
              </w:r>
            </w:del>
            <w:ins w:id="18" w:author="Codex" w:date="2026-07-08T15:13:45Z">
              <w:r>
                <w:rPr>
                  <w:sz w:val="18"/>
                  <w:szCs w:val="18"/>
                </w:rPr>
                <w:t>OpenAI-compatible provider; 4-agent fan-out where A3/A4 are deterministic templates; live readiness reports maxTokens 180 and maxRetries 0; guardrails = length + secret regex; deterministic fallback text. SSE buffers before replaying deltas.</w:t>
              </w:r>
            </w:ins>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Learning records</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xAPI-style mirroring to an external LRS (HTTP Basic) via persistent outbox with retry/dead-letter and a daily Vercel cron flush.</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Hosting / deploy</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del w:id="19" w:author="Codex" w:date="2026-07-08T15:13:45Z">
              <w:r>
                <w:rPr>
                  <w:sz w:val="18"/>
                  <w:szCs w:val="18"/>
                </w:rPr>
                <w:delText>Vercel; deployed manually from the developer's laptop via 'vercel deploy --prod'. No Git integration, no staging. Domain www.aais.site live.</w:delText>
              </w:r>
            </w:del>
            <w:ins w:id="20" w:author="Codex" w:date="2026-07-08T15:13:45Z">
              <w:r>
                <w:rPr>
                  <w:sz w:val="18"/>
                  <w:szCs w:val="18"/>
                </w:rPr>
                <w:t>Vercel; deployed manually from the developer's laptop via 'vercel deploy --prod'. No Git integration, no staging. Production alias https://aais-six.vercel.app verified; www.aais.site returned ENOTFOUND from Codex local DNS.</w:t>
              </w:r>
            </w:ins>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Testing</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del w:id="21" w:author="Codex" w:date="2026-07-08T15:13:45Z">
              <w:r>
                <w:rPr>
                  <w:sz w:val="18"/>
                  <w:szCs w:val="18"/>
                </w:rPr>
                <w:delText>Vitest, 44 files — roughly half test the release-ceremony scripts. No browser E2E tests.</w:delText>
              </w:r>
            </w:del>
            <w:ins w:id="22" w:author="Codex" w:date="2026-07-08T15:13:45Z">
              <w:r>
                <w:rPr>
                  <w:sz w:val="18"/>
                  <w:szCs w:val="18"/>
                </w:rPr>
                <w:t>Vitest: 44 files on disk; current npm run ci executed 43 test files / 375 tests. Roughly half the suite still covers release-ceremony scripts. No browser E2E tests.</w:t>
              </w:r>
            </w:ins>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Observability</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console JSON audit lines in Vercel logs; public readiness endpoint; Vercel Analytics. No error tracker, no alerting.</w:t>
            </w:r>
          </w:p>
        </w:tc>
      </w:tr>
    </w:tbl>
    <w:p>
      <w:pPr>
        <w:pStyle w:val="Heading2"/>
      </w:pPr>
      <w:r>
        <w:t xml:space="preserve">B.2 Development maturity</w:t>
      </w:r>
    </w:p>
    <w:p>
      <w:pPr>
        <w:spacing w:after="120"/>
      </w:pPr>
      <w:r>
        <w:t xml:space="preserve">The codebase reads like an AI coding agent was driven hard toward “enter­prise readiness” as a goal in itself: a fictional 11-role team in agents.md, 22 release/verify/handoff scripts, a README whose verification section is 20+ multi-hundred-character commands, and SHA-256 release manifests — all for a product with one hardcoded course, four tasks, and env-file user accounts.</w:t>
      </w:r>
    </w:p>
    <w:p>
      <w:pPr>
        <w:spacing w:after="120"/>
      </w:pPr>
      <w:r>
        <w:t xml:space="preserve">Maturity summary: </w:t>
      </w:r>
      <w:r>
        <w:rPr>
          <w:b/>
          <w:bCs/>
        </w:rPr>
        <w:t xml:space="preserve">code quality is mid-level and consistent; product architecture is early-POC; operational practice is pre-professional</w:t>
      </w:r>
      <w:r>
        <w:t xml:space="preserve"> (no remote repo, no staging, manual deploys, secrets in a Word file). The key planning insight: the team’s effort allocation, not its skill, is the main problem.</w:t>
      </w:r>
    </w:p>
    <w:p>
      <w:pPr>
        <w:pStyle w:val="Heading2"/>
      </w:pPr>
      <w:r>
        <w:t xml:space="preserve">B.3 Explicit assumptions (not verifiable from the repo)</w:t>
      </w:r>
    </w:p>
    <w:p>
      <w:pPr>
        <w:pStyle w:val="ListParagraph"/>
        <w:numPr>
          <w:ilvl w:val="0"/>
          <w:numId w:val="3"/>
        </w:numPr>
        <w:spacing w:after="60"/>
      </w:pPr>
      <w:r>
        <w:t xml:space="preserve">A1: Only the owner/developer and a few testers have used production; no real students or minors yet. If wrong, the privacy items escalate immediately.</w:t>
      </w:r>
    </w:p>
    <w:p>
      <w:pPr>
        <w:pStyle w:val="ListParagraph"/>
        <w:numPr>
          <w:ilvl w:val="0"/>
          <w:numId w:val="3"/>
        </w:numPr>
        <w:spacing w:after="60"/>
      </w:pPr>
      <w:r>
        <w:t xml:space="preserve">A2: Vercel and Neon run on hobby/starter tiers; Neon point-in-time-restore window assumed short (~24h–7 days).</w:t>
      </w:r>
    </w:p>
    <w:p>
      <w:pPr>
        <w:pStyle w:val="ListParagraph"/>
        <w:numPr>
          <w:ilvl w:val="0"/>
          <w:numId w:val="3"/>
        </w:numPr>
        <w:spacing w:after="60"/>
      </w:pPr>
      <w:r>
        <w:t xml:space="preserve">A3: The external LRS is third-party or university-hosted; its data-protection status is unknown.</w:t>
      </w:r>
    </w:p>
    <w:p>
      <w:pPr>
        <w:pStyle w:val="ListParagraph"/>
        <w:numPr>
          <w:ilvl w:val="0"/>
          <w:numId w:val="3"/>
        </w:numPr>
        <w:spacing w:after="60"/>
      </w:pPr>
      <w:r>
        <w:t xml:space="preserve">A4: One part-time junior developer maintains the project; a senior engineer is advisory only.</w:t>
      </w:r>
    </w:p>
    <w:p>
      <w:pPr>
        <w:pStyle w:val="ListParagraph"/>
        <w:numPr>
          <w:ilvl w:val="0"/>
          <w:numId w:val="3"/>
        </w:numPr>
        <w:spacing w:after="60"/>
      </w:pPr>
      <w:r>
        <w:t xml:space="preserve">A5: Production secrets (session secret, cron secret, AI keys) are set in Vercel env vars; strength and rotation history unknown.</w:t>
      </w:r>
    </w:p>
    <w:p>
      <w:r>
        <w:br w:type="page"/>
      </w:r>
    </w:p>
    <w:p>
      <w:pPr>
        <w:pStyle w:val="Heading1"/>
      </w:pPr>
      <w:r>
        <w:t xml:space="preserve">C. Major Issues Table</w:t>
      </w:r>
    </w:p>
    <w:p>
      <w:pPr>
        <w:spacing w:after="120"/>
      </w:pPr>
      <w:r>
        <w:t xml:space="preserve">Ranked by severity, then urgency. </w:t>
      </w:r>
      <w:r>
        <w:rPr>
          <w:b/>
          <w:bCs/>
        </w:rPr>
        <w:t xml:space="preserve">Full evidence, risk-if-ignored, and fix detail for every issue is in the companion Excel file (sheet “Issues Register”).</w:t>
      </w:r>
      <w:r>
        <w:t xml:space="preserve"> Severity: Critical = fix before anything else; High = fix within 3 months or block feature work. Effort: S ≤ 1 day, M ≤ 1 week, L &gt;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20"/>
        <w:gridCol w:w="900"/>
        <w:gridCol w:w="2700"/>
        <w:gridCol w:w="680"/>
        <w:gridCol w:w="1020"/>
        <w:gridCol w:w="800"/>
      </w:tblGrid>
      <w:tr>
        <w:trPr>
          <w:tblHeader/>
        </w:trPr>
        <w:tc>
          <w:tcPr>
            <w:tcW w:type="dxa" w:w="64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ID</w:t>
            </w:r>
          </w:p>
        </w:tc>
        <w:tc>
          <w:tcPr>
            <w:tcW w:type="dxa" w:w="262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Issue</w:t>
            </w:r>
          </w:p>
        </w:tc>
        <w:tc>
          <w:tcPr>
            <w:tcW w:type="dxa" w:w="9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Sev.</w:t>
            </w:r>
          </w:p>
        </w:tc>
        <w:tc>
          <w:tcPr>
            <w:tcW w:type="dxa" w:w="27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Recommended fix (summary)</w:t>
            </w:r>
          </w:p>
        </w:tc>
        <w:tc>
          <w:tcPr>
            <w:tcW w:type="dxa" w:w="68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Effort</w:t>
            </w:r>
          </w:p>
        </w:tc>
        <w:tc>
          <w:tcPr>
            <w:tcW w:type="dxa" w:w="102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Owner</w:t>
            </w:r>
          </w:p>
        </w:tc>
        <w:tc>
          <w:tcPr>
            <w:tcW w:type="dxa" w:w="8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When</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del w:id="23" w:author="Codex" w:date="2026-07-08T15:13:45Z">
              <w:r>
                <w:rPr>
                  <w:sz w:val="18"/>
                  <w:szCs w:val="18"/>
                </w:rPr>
                <w:delText>Hardcoded demo accounts (Bobie/Phoebe, password 12345) always merged into the production account list — anyone can log in</w:delText>
              </w:r>
            </w:del>
            <w:ins w:id="24" w:author="Codex" w:date="2026-07-08T15:13:45Z">
              <w:r>
                <w:rPr>
                  <w:sz w:val="18"/>
                  <w:szCs w:val="18"/>
                </w:rPr>
                <w:t>Hardcoded demo accounts (Bobie/Phoebe, password 12345) are available in the configured production trial-account deployment — anyone with the known credential can log in</w:t>
              </w:r>
            </w:ins>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Gate built-ins to dev only; rotate all trial passwords; redeploy and verify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git remote — source exists only on one laptop; CI has never run</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Push private GitHub repo; protect main; connect Vercel Git deploys; CI green</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ISS-03</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del w:id="25" w:author="Codex" w:date="2026-07-08T15:13:45Z">
              <w:r>
                <w:rPr>
                  <w:sz w:val="18"/>
                  <w:szCs w:val="18"/>
                </w:rPr>
                <w:delText>Plaintext credentials file 'All API Keys.docx' in project folder (real keys inside)</w:delText>
              </w:r>
            </w:del>
            <w:ins w:id="26" w:author="Codex" w:date="2026-07-08T15:13:45Z">
              <w:r>
                <w:rPr>
                  <w:sz w:val="18"/>
                  <w:szCs w:val="18"/>
                </w:rPr>
                <w:t>Credential-bearing Word file 'All API Keys.docx' remains in project folder; Codex verified presence only and did not read or print secrets</w:t>
              </w:r>
            </w:ins>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Move to password manager; rotate every key; delete file; fix agents.md</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Owner + junior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ISS-04</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Learner state = one JSONB blob per student; concurrent writes silently lose data; events grow unboundedly</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Interim: optimistic locking. Month 2: append-only events table + slim snapshot</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 junior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2–6</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ISS-05</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staging environment; no migration tool; schema created at runtime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Vercel preview + Neon branch staging; adopt node-pg-migrate; forbid runtime DDL</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(sr. review)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2–4</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ISS-06</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Public /api/system/readiness leaks release id, git SHA, config, account count</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Bare {status} publicly; full report behind admin/bearer auth</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1–2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ISS-07</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Login rate limiting is in-memory — ineffective on Vercel serverless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Durable counters (Postgres/Upstash); consider WAF rules</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ISS-08</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real user model — no registration, invites, password reset; accounts live in env vars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users table + invite flow + reset via Resend; or finish OIDC for staff</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 junior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ISS-09</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del w:id="27" w:author="Codex" w:date="2026-07-08T15:13:45Z">
              <w:r>
                <w:rPr>
                  <w:sz w:val="18"/>
                  <w:szCs w:val="18"/>
                </w:rPr>
                <w:delText>Frontend monolith: learning-page.tsx = 2,269 lines, 21 useState</w:delText>
              </w:r>
            </w:del>
            <w:ins w:id="28" w:author="Codex" w:date="2026-07-08T15:13:45Z">
              <w:r>
                <w:rPr>
                  <w:sz w:val="18"/>
                  <w:szCs w:val="18"/>
                </w:rPr>
                <w:t>Frontend monolith: learning-page.tsx = 2,269 lines, 20 useState calls</w:t>
              </w:r>
            </w:ins>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Split into feature components + typed API client + hooks, behind E2E tests</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(sr. review)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ISS-10</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del w:id="29" w:author="Codex" w:date="2026-07-08T15:13:45Z">
              <w:r>
                <w:rPr>
                  <w:sz w:val="18"/>
                  <w:szCs w:val="18"/>
                </w:rPr>
                <w:delText>Release-evidence machinery (~half the repo) fails its own gate while prod ships anyway</w:delText>
              </w:r>
            </w:del>
            <w:ins w:id="30" w:author="Codex" w:date="2026-07-08T15:13:45Z">
              <w:r>
                <w:rPr>
                  <w:sz w:val="18"/>
                  <w:szCs w:val="18"/>
                </w:rPr>
                <w:t>Release-evidence machinery is oversized and the archived release gate still fails while production is reachable</w:t>
              </w:r>
            </w:ins>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Archive to tools/release-legacy; keep 1 smoke script + 1-page checklist</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LangGraph claimed in README/labels/deps but never imported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Low–Med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Remove dependency; rename runtime labels honestly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del w:id="31" w:author="Codex" w:date="2026-07-08T15:13:45Z">
              <w:r>
                <w:rPr>
                  <w:sz w:val="18"/>
                  <w:szCs w:val="18"/>
                </w:rPr>
                <w:delText>AI overstated: A3/A4 always canned; replies capped at 180 tokens; 0 retries; silent fallback</w:delText>
              </w:r>
            </w:del>
            <w:ins w:id="32" w:author="Codex" w:date="2026-07-08T15:13:45Z">
              <w:r>
                <w:rPr>
                  <w:sz w:val="18"/>
                  <w:szCs w:val="18"/>
                </w:rPr>
                <w:t>AI overstated: A3/A4 deterministic; replies capped at 180 tokens; 0 retries; SSE buffers before replaying events</w:t>
              </w:r>
            </w:ins>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Define honest scope; raise budget; label fallback in UI</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Owner + senior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ISS-13</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error tracking, alerting, or uptime monitoring</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Sentry + uptime check + cron-failure alert</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1–2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ISS-14</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end-to-end tests for the three real user flows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6–8 Playwright specs in CI against preview deploys</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ISS-15</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Cohort analytics loads every learner blob into memory per request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SQL aggregates over events table; paginate drill-down</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ISS-16</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Education-privacy baseline missing (consent, retention, deletion, DPAs)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Data inventory; retention; export/delete endpoints; consent; verify Neon/LRS DPAs (*gates real users)</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Owner + senior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ISS-17</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Sessions not revocable server-side; logout only clears cookie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Low–Med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Accept short-term; later session-id + denylist</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ISS-18</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CSP permits unsafe-inline and unsafe-eval</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Low</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Nonce-based CSP; drop unsafe-eval in prod</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ISS-19</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Accessibility &amp; responsiveness gaps (1 media query; dashboard has 1 aria attribute)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axe + keyboard audit; fix top violations; state mobile policy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Designer + junior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ISS-20</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Docs unusable for onboarding (64KB README of release commands)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Rewrite README / ARCHITECTURE / OPERATIONS / CONTRIBUTING</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ISS-21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Fake streaming: SSE buffers full AI response then replays it (up to 30s silence)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True token streaming or honest staged progress + timeout messaging</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ISS-22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Raw internal error messages returned to API clients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Low</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Stable error codes + safe messages; log details server-side</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bl>
    <w:p>
      <w:pPr>
        <w:spacing w:after="120"/>
      </w:pPr>
      <w:r>
        <w:t xml:space="preserve"/>
      </w:r>
    </w:p>
    <w:p>
      <w:pPr>
        <w:spacing w:after="120"/>
      </w:pPr>
      <w:r>
        <w:t xml:space="preserve"/>
      </w:r>
      <w:r>
        <w:rPr>
          <w:b/>
          <w:bCs/>
        </w:rPr>
        <w:t xml:space="preserve">What is genuinely good (keep and protect):</w:t>
      </w:r>
      <w:r>
        <w:t xml:space="preserve"> strict TypeScript throughout; consistent module naming; scrypt + timing-safe comparisons; signed HttpOnly cookies; actor-bound double-submit CSRF; server-derived identity; security headers including HSTS; role-gated, pseudonymized cohort analytics; CSV formula-injection escaping; the LRS outbox with retry/dead-letter/coalescing; fail-closed 503 when production storage is missing; redacted audit logging; bilingual content model; terms/privacy pages. This list is why the recommendation is refactor, not rebuild.</w:t>
      </w:r>
    </w:p>
    <w:p>
      <w:pPr>
        <w:pStyle w:val="Heading1"/>
      </w:pPr>
      <w:r>
        <w:t xml:space="preserve">D. 3-Month Technical Recovery Roadmap</w:t>
      </w:r>
    </w:p>
    <w:p>
      <w:pPr>
        <w:spacing w:after="120"/>
      </w:pPr>
      <w:r>
        <w:t xml:space="preserve">Sized for one junior developer (hands-on) plus a senior engineer at 2–4 hours/week (design review, pairing) and the product owner for decisions. If capacity halves, cut Month 3 feature expansion — never the security/data items.</w:t>
      </w:r>
    </w:p>
    <w:p>
      <w:pPr>
        <w:pStyle w:val="Heading2"/>
      </w:pPr>
      <w:r>
        <w:t xml:space="preserve">Weeks 1–2 — Stabilization and risk reduction</w:t>
      </w:r>
    </w:p>
    <w:p>
      <w:pPr>
        <w:pStyle w:val="ListParagraph"/>
        <w:numPr>
          <w:ilvl w:val="0"/>
          <w:numId w:val="4"/>
        </w:numPr>
        <w:spacing w:after="60"/>
      </w:pPr>
      <w:r>
        <w:t xml:space="preserve">Rotate every credential in 'All API Keys.docx'; move to a password manager; delete the file. (ISS-03)</w:t>
      </w:r>
    </w:p>
    <w:p>
      <w:pPr>
        <w:pStyle w:val="ListParagraph"/>
        <w:numPr>
          <w:ilvl w:val="0"/>
          <w:numId w:val="4"/>
        </w:numPr>
        <w:spacing w:after="60"/>
      </w:pPr>
      <w:r>
        <w:t xml:space="preserve">Remove built-in demo accounts from production; issue strong per-person trial passwords; verify Bobie/12345 fails. (ISS-01)</w:t>
      </w:r>
    </w:p>
    <w:p>
      <w:pPr>
        <w:pStyle w:val="ListParagraph"/>
        <w:numPr>
          <w:ilvl w:val="0"/>
          <w:numId w:val="4"/>
        </w:numPr>
        <w:spacing w:after="60"/>
      </w:pPr>
      <w:r>
        <w:t xml:space="preserve">Create a private GitHub repo; push full history; protect main; connect Vercel Git deploys; CI green. (ISS-02)</w:t>
      </w:r>
    </w:p>
    <w:p>
      <w:pPr>
        <w:pStyle w:val="ListParagraph"/>
        <w:numPr>
          <w:ilvl w:val="0"/>
          <w:numId w:val="4"/>
        </w:numPr>
        <w:spacing w:after="60"/>
      </w:pPr>
      <w:r>
        <w:t xml:space="preserve">Lock down /api/system/readiness — public response becomes bare status. (ISS-06)</w:t>
      </w:r>
    </w:p>
    <w:p>
      <w:pPr>
        <w:pStyle w:val="ListParagraph"/>
        <w:numPr>
          <w:ilvl w:val="0"/>
          <w:numId w:val="4"/>
        </w:numPr>
        <w:spacing w:after="60"/>
      </w:pPr>
      <w:r>
        <w:t xml:space="preserve">Add Sentry, an uptime monitor, and a cron-failure alert. (ISS-13)</w:t>
      </w:r>
    </w:p>
    <w:p>
      <w:pPr>
        <w:pStyle w:val="ListParagraph"/>
        <w:numPr>
          <w:ilvl w:val="0"/>
          <w:numId w:val="4"/>
        </w:numPr>
        <w:spacing w:after="60"/>
      </w:pPr>
      <w:r>
        <w:t xml:space="preserve">Verify Neon backup/PITR settings; take a manual snapshot; write down the actual restore steps. (supports ISS-05)</w:t>
      </w:r>
    </w:p>
    <w:p>
      <w:pPr>
        <w:pStyle w:val="ListParagraph"/>
        <w:numPr>
          <w:ilvl w:val="0"/>
          <w:numId w:val="4"/>
        </w:numPr>
        <w:spacing w:after="60"/>
      </w:pPr>
      <w:r>
        <w:t xml:space="preserve">Create staging: Vercel preview + Neon branch; document its env vars. (ISS-05)</w:t>
      </w:r>
    </w:p>
    <w:p>
      <w:pPr>
        <w:spacing w:after="120"/>
      </w:pPr>
      <w:r>
        <w:rPr>
          <w:i/>
          <w:iCs/>
        </w:rPr>
        <w:t xml:space="preserve">Exit criteria: demo login fails in prod; repo on GitHub with green CI; keys rotated; error dashboard live; staging URL exists.</w:t>
      </w:r>
    </w:p>
    <w:p>
      <w:pPr>
        <w:pStyle w:val="Heading2"/>
      </w:pPr>
      <w:r>
        <w:t xml:space="preserve">Weeks 3–4 — Architecture cleanup and documentation</w:t>
      </w:r>
    </w:p>
    <w:p>
      <w:pPr>
        <w:pStyle w:val="ListParagraph"/>
        <w:numPr>
          <w:ilvl w:val="0"/>
          <w:numId w:val="5"/>
        </w:numPr>
        <w:spacing w:after="60"/>
      </w:pPr>
      <w:r>
        <w:t xml:space="preserve">Archive the release-evidence pipeline to tools/release-legacy; keep one smoke script and a one-page release checklist. (ISS-10)</w:t>
      </w:r>
    </w:p>
    <w:p>
      <w:pPr>
        <w:pStyle w:val="ListParagraph"/>
        <w:numPr>
          <w:ilvl w:val="0"/>
          <w:numId w:val="5"/>
        </w:numPr>
        <w:spacing w:after="60"/>
      </w:pPr>
      <w:r>
        <w:t xml:space="preserve">Remove the unused LangGraph dependency and rename misleading runtime labels. (ISS-11)</w:t>
      </w:r>
    </w:p>
    <w:p>
      <w:pPr>
        <w:pStyle w:val="ListParagraph"/>
        <w:numPr>
          <w:ilvl w:val="0"/>
          <w:numId w:val="5"/>
        </w:numPr>
        <w:spacing w:after="60"/>
      </w:pPr>
      <w:r>
        <w:t xml:space="preserve">Rewrite the documentation set: 1-page README, ARCHITECTURE.md, OPERATIONS.md, CONTRIBUTING.md. (ISS-20)</w:t>
      </w:r>
    </w:p>
    <w:p>
      <w:pPr>
        <w:pStyle w:val="ListParagraph"/>
        <w:numPr>
          <w:ilvl w:val="0"/>
          <w:numId w:val="5"/>
        </w:numPr>
        <w:spacing w:after="60"/>
      </w:pPr>
      <w:r>
        <w:t xml:space="preserve">Introduce the migration tool; migration 001 formalizes the two existing tables; remove runtime CREATE TABLE. (ISS-05)</w:t>
      </w:r>
    </w:p>
    <w:p>
      <w:pPr>
        <w:pStyle w:val="ListParagraph"/>
        <w:numPr>
          <w:ilvl w:val="0"/>
          <w:numId w:val="5"/>
        </w:numPr>
        <w:spacing w:after="60"/>
      </w:pPr>
      <w:r>
        <w:t xml:space="preserve">Add optimistic locking to session writes — the interim fix for lost updates. (ISS-04)</w:t>
      </w:r>
    </w:p>
    <w:p>
      <w:pPr>
        <w:pStyle w:val="ListParagraph"/>
        <w:numPr>
          <w:ilvl w:val="0"/>
          <w:numId w:val="5"/>
        </w:numPr>
        <w:spacing w:after="60"/>
      </w:pPr>
      <w:r>
        <w:t xml:space="preserve">First two Playwright specs (login, basic learning flow) running in CI against preview deploys. (ISS-14)</w:t>
      </w:r>
    </w:p>
    <w:p>
      <w:pPr>
        <w:spacing w:after="120"/>
      </w:pPr>
      <w:r>
        <w:rPr>
          <w:i/>
          <w:iCs/>
        </w:rPr>
        <w:t xml:space="preserve">Exit criteria: a new engineer can clone, run, and deploy from docs alone; schema changes go through migrations; concurrent-write data loss demonstrably fixed at the interim level.</w:t>
      </w:r>
    </w:p>
    <w:p>
      <w:pPr>
        <w:pStyle w:val="Heading2"/>
      </w:pPr>
      <w:r>
        <w:t xml:space="preserve">Month 2 — Core refactoring and feature foundation</w:t>
      </w:r>
    </w:p>
    <w:p>
      <w:pPr>
        <w:pStyle w:val="ListParagraph"/>
        <w:numPr>
          <w:ilvl w:val="0"/>
          <w:numId w:val="6"/>
        </w:numPr>
        <w:spacing w:after="60"/>
      </w:pPr>
      <w:r>
        <w:t xml:space="preserve">Data model v2 (senior-designed): users, append-only aais_events, slim learner_task_state; backfill script; staging rehearsal, then production cutover with snapshot + rollback plan. (ISS-04, enables ISS-15)</w:t>
      </w:r>
    </w:p>
    <w:p>
      <w:pPr>
        <w:pStyle w:val="ListParagraph"/>
        <w:numPr>
          <w:ilvl w:val="0"/>
          <w:numId w:val="6"/>
        </w:numPr>
        <w:spacing w:after="60"/>
      </w:pPr>
      <w:r>
        <w:t xml:space="preserve">Real accounts: invite-based registration, password reset via Resend, admin user management; individual teacher/admin credentials. OIDC stays optional. (ISS-08)</w:t>
      </w:r>
    </w:p>
    <w:p>
      <w:pPr>
        <w:pStyle w:val="ListParagraph"/>
        <w:numPr>
          <w:ilvl w:val="0"/>
          <w:numId w:val="6"/>
        </w:numPr>
        <w:spacing w:after="60"/>
      </w:pPr>
      <w:r>
        <w:t xml:space="preserve">Frontend decomposition: typed API client extracted; learning-page split into ~6 feature components + hooks; no behavior change — Playwright is the safety net. (ISS-09)</w:t>
      </w:r>
    </w:p>
    <w:p>
      <w:pPr>
        <w:pStyle w:val="ListParagraph"/>
        <w:numPr>
          <w:ilvl w:val="0"/>
          <w:numId w:val="6"/>
        </w:numPr>
        <w:spacing w:after="60"/>
      </w:pPr>
      <w:r>
        <w:t xml:space="preserve">Durable rate limiting (Postgres/Upstash). (ISS-07)</w:t>
      </w:r>
    </w:p>
    <w:p>
      <w:pPr>
        <w:pStyle w:val="ListParagraph"/>
        <w:numPr>
          <w:ilvl w:val="0"/>
          <w:numId w:val="6"/>
        </w:numPr>
        <w:spacing w:after="60"/>
      </w:pPr>
      <w:r>
        <w:t xml:space="preserve">API error-code contract. (ISS-22)</w:t>
      </w:r>
    </w:p>
    <w:p>
      <w:pPr>
        <w:pStyle w:val="ListParagraph"/>
        <w:numPr>
          <w:ilvl w:val="0"/>
          <w:numId w:val="6"/>
        </w:numPr>
        <w:spacing w:after="60"/>
      </w:pPr>
      <w:r>
        <w:t xml:space="preserve">Complete the Playwright suite (6–8 specs) in CI. (ISS-14)</w:t>
      </w:r>
    </w:p>
    <w:p>
      <w:pPr>
        <w:spacing w:after="120"/>
      </w:pPr>
      <w:r>
        <w:rPr>
          <w:i/>
          <w:iCs/>
        </w:rPr>
        <w:t xml:space="preserve">Exit criteria: real users can be invited and reset passwords; events live in their own table with SQL aggregates behind the dashboard; the learning page is componentized; CI runs E2E on every PR.</w:t>
      </w:r>
    </w:p>
    <w:p>
      <w:pPr>
        <w:pStyle w:val="Heading2"/>
      </w:pPr>
      <w:r>
        <w:t xml:space="preserve">Month 3 — Hardening, testing, and controlled feature expansion</w:t>
      </w:r>
    </w:p>
    <w:p>
      <w:pPr>
        <w:pStyle w:val="ListParagraph"/>
        <w:numPr>
          <w:ilvl w:val="0"/>
          <w:numId w:val="7"/>
        </w:numPr>
        <w:spacing w:after="60"/>
      </w:pPr>
      <w:r>
        <w:t xml:space="preserve">Adaptive-learning foundation (honest version): learner-profile aggregates from events; a rule-based recommendation endpoint with human-readable reasons; teacher override. Defer ML. (Section E)</w:t>
      </w:r>
    </w:p>
    <w:p>
      <w:pPr>
        <w:pStyle w:val="ListParagraph"/>
        <w:numPr>
          <w:ilvl w:val="0"/>
          <w:numId w:val="7"/>
        </w:numPr>
        <w:spacing w:after="60"/>
      </w:pPr>
      <w:r>
        <w:t xml:space="preserve">AI quality pass: larger token budget, 1 retry, true streaming or honest progress UI, visible offline-guidance labeling, per-student daily token budget. (ISS-12, ISS-21)</w:t>
      </w:r>
    </w:p>
    <w:p>
      <w:pPr>
        <w:pStyle w:val="ListParagraph"/>
        <w:numPr>
          <w:ilvl w:val="0"/>
          <w:numId w:val="7"/>
        </w:numPr>
        <w:spacing w:after="60"/>
      </w:pPr>
      <w:r>
        <w:t xml:space="preserve">Privacy baseline: data inventory, retention policy, per-user export + delete, consent flow, Neon/LRS DPA and region check. Gate: no real cohort before this is done. (ISS-16)</w:t>
      </w:r>
    </w:p>
    <w:p>
      <w:pPr>
        <w:pStyle w:val="ListParagraph"/>
        <w:numPr>
          <w:ilvl w:val="0"/>
          <w:numId w:val="7"/>
        </w:numPr>
        <w:spacing w:after="60"/>
      </w:pPr>
      <w:r>
        <w:t xml:space="preserve">Accessibility and mobile pass on the three core screens. (ISS-19)</w:t>
      </w:r>
    </w:p>
    <w:p>
      <w:pPr>
        <w:pStyle w:val="ListParagraph"/>
        <w:numPr>
          <w:ilvl w:val="0"/>
          <w:numId w:val="7"/>
        </w:numPr>
        <w:spacing w:after="60"/>
      </w:pPr>
      <w:r>
        <w:t xml:space="preserve">Security tightening: nonce CSP, session-revocation decision, dependency audit in CI. (ISS-17, ISS-18)</w:t>
      </w:r>
    </w:p>
    <w:p>
      <w:pPr>
        <w:pStyle w:val="ListParagraph"/>
        <w:numPr>
          <w:ilvl w:val="0"/>
          <w:numId w:val="7"/>
        </w:numPr>
        <w:spacing w:after="60"/>
      </w:pPr>
      <w:r>
        <w:t xml:space="preserve">Load sanity check: simulate 200 concurrent students against staging; fix the top bottleneck.</w:t>
      </w:r>
    </w:p>
    <w:p>
      <w:pPr>
        <w:pStyle w:val="ListParagraph"/>
        <w:numPr>
          <w:ilvl w:val="0"/>
          <w:numId w:val="7"/>
        </w:numPr>
        <w:spacing w:after="60"/>
      </w:pPr>
      <w:r>
        <w:t xml:space="preserve">Controlled pilot: one real class (10–30 students) with monitoring watched; feedback into the backlog.</w:t>
      </w:r>
    </w:p>
    <w:p>
      <w:pPr>
        <w:spacing w:after="120"/>
      </w:pPr>
      <w:r>
        <w:rPr>
          <w:i/>
          <w:iCs/>
        </w:rPr>
        <w:t xml:space="preserve">Exit criteria: pilot ran without data loss or unauthorized access; recommendations visible and explainable; privacy questions answerable in writing.</w:t>
      </w:r>
    </w:p>
    <w:p>
      <w:r>
        <w:br w:type="page"/>
      </w:r>
    </w:p>
    <w:p>
      <w:pPr>
        <w:pStyle w:val="Heading1"/>
      </w:pPr>
      <w:r>
        <w:t xml:space="preserve">E. Recommended Target Architecture</w:t>
      </w:r>
    </w:p>
    <w:p>
      <w:pPr>
        <w:spacing w:after="120"/>
      </w:pPr>
      <w:r>
        <w:t xml:space="preserve"/>
      </w:r>
      <w:r>
        <w:rPr>
          <w:b/>
          <w:bCs/>
        </w:rPr>
        <w:t xml:space="preserve">Principle: keep the current stack — Next.js on Vercel + Neon Postgres — and fix the shape of the data and the honesty of the AI layer.</w:t>
      </w:r>
      <w:r>
        <w:t xml:space="preserve"> No microservices, no Kubernetes, no separate backend, no ML infrastructure. The stack choice is not the problem.</w:t>
      </w:r>
    </w:p>
    <w:p>
      <w:pPr>
        <w:pStyle w:val="Heading2"/>
      </w:pPr>
      <w:r>
        <w:t xml:space="preserve">Components</w:t>
      </w:r>
    </w:p>
    <w:p>
      <w:pPr>
        <w:pStyle w:val="ListParagraph"/>
        <w:numPr>
          <w:ilvl w:val="0"/>
          <w:numId w:val="3"/>
        </w:numPr>
        <w:spacing w:after="60"/>
      </w:pPr>
      <w:r>
        <w:t xml:space="preserve"/>
      </w:r>
      <w:r>
        <w:rPr>
          <w:b/>
          <w:bCs/>
        </w:rPr>
        <w:t xml:space="preserve">Web app:</w:t>
      </w:r>
      <w:r>
        <w:t xml:space="preserve"> Next.js App Router on Vercel — one repo, one deployable. Server components for pages, route handlers for the API.</w:t>
      </w:r>
    </w:p>
    <w:p>
      <w:pPr>
        <w:pStyle w:val="ListParagraph"/>
        <w:numPr>
          <w:ilvl w:val="0"/>
          <w:numId w:val="3"/>
        </w:numPr>
        <w:spacing w:after="60"/>
      </w:pPr>
      <w:r>
        <w:t xml:space="preserve"/>
      </w:r>
      <w:r>
        <w:rPr>
          <w:b/>
          <w:bCs/>
        </w:rPr>
        <w:t xml:space="preserve">Auth:</w:t>
      </w:r>
      <w:r>
        <w:t xml:space="preserve"> keep the signed-cookie mechanism (it is sound) but back it with a users table (id, email, display name, role, scrypt hash, status). Invite-based signup and password reset via Resend. Individual teacher/admin accounts. OIDC optional for institutions. Demo accounts exist only in dev builds.</w:t>
      </w:r>
    </w:p>
    <w:p>
      <w:pPr>
        <w:pStyle w:val="ListParagraph"/>
        <w:numPr>
          <w:ilvl w:val="0"/>
          <w:numId w:val="3"/>
        </w:numPr>
        <w:spacing w:after="60"/>
      </w:pPr>
      <w:r>
        <w:t xml:space="preserve"/>
      </w:r>
      <w:r>
        <w:rPr>
          <w:b/>
          <w:bCs/>
        </w:rPr>
        <w:t xml:space="preserve">Database (Neon Postgres), six core tables:</w:t>
      </w:r>
      <w:r>
        <w:t xml:space="preserve"> users · courses · tasks (content moves out of source code into seed data) · enrollments (with cohort/class label) · learner_task_state (small current-state row per user+task) · aais_events (append-only, one row per event, the existing well-designed vocabulary). Keep aais_lrs_outbox as is. This preserves everything the blob holds while making writes small, concurrent-safe, and queryable.</w:t>
      </w:r>
    </w:p>
    <w:p>
      <w:pPr>
        <w:pStyle w:val="ListParagraph"/>
        <w:numPr>
          <w:ilvl w:val="0"/>
          <w:numId w:val="3"/>
        </w:numPr>
        <w:spacing w:after="60"/>
      </w:pPr>
      <w:r>
        <w:t xml:space="preserve"/>
      </w:r>
      <w:r>
        <w:rPr>
          <w:b/>
          <w:bCs/>
        </w:rPr>
        <w:t xml:space="preserve">Analytics:</w:t>
      </w:r>
      <w:r>
        <w:t xml:space="preserve"> SQL aggregates over aais_events (indexed on student, task, event, time) behind the existing dashboard API contract.</w:t>
      </w:r>
    </w:p>
    <w:p>
      <w:pPr>
        <w:pStyle w:val="ListParagraph"/>
        <w:numPr>
          <w:ilvl w:val="0"/>
          <w:numId w:val="3"/>
        </w:numPr>
        <w:spacing w:after="60"/>
      </w:pPr>
      <w:r>
        <w:t xml:space="preserve"/>
      </w:r>
      <w:r>
        <w:rPr>
          <w:b/>
          <w:bCs/>
        </w:rPr>
        <w:t xml:space="preserve">Adaptive learning (minimal honest architecture):</w:t>
      </w:r>
      <w:r>
        <w:t xml:space="preserve"> (1) Signals = the existing event stream. (2) Learner profile = aggregates per user (mastery, help dependency, reflection completeness). (3) Policy = a plain-TypeScript rules engine producing recommendations with human-readable reasons. (4) LLM layer = one well-prompted model call per interaction fed the profile summary — replacing the 4-way fan-out where two agents are canned anyway; keep the deterministic fallback but label it in the UI. (5) Feedback loop = teacher accepts/overrides recommendations; overrides are events too. Defensible, cheap, explainable — and a real substrate for ML later.</w:t>
      </w:r>
    </w:p>
    <w:p>
      <w:pPr>
        <w:pStyle w:val="ListParagraph"/>
        <w:numPr>
          <w:ilvl w:val="0"/>
          <w:numId w:val="3"/>
        </w:numPr>
        <w:spacing w:after="60"/>
      </w:pPr>
      <w:r>
        <w:t xml:space="preserve"/>
      </w:r>
      <w:r>
        <w:rPr>
          <w:b/>
          <w:bCs/>
        </w:rPr>
        <w:t xml:space="preserve">Secrets/config:</w:t>
      </w:r>
      <w:r>
        <w:t xml:space="preserve"> Vercel env vars only (prod + staging separated); local .env.local from a documented .env.example; password manager for human-held credentials.</w:t>
      </w:r>
    </w:p>
    <w:p>
      <w:pPr>
        <w:pStyle w:val="ListParagraph"/>
        <w:numPr>
          <w:ilvl w:val="0"/>
          <w:numId w:val="3"/>
        </w:numPr>
        <w:spacing w:after="60"/>
      </w:pPr>
      <w:r>
        <w:t xml:space="preserve"/>
      </w:r>
      <w:r>
        <w:rPr>
          <w:b/>
          <w:bCs/>
        </w:rPr>
        <w:t xml:space="preserve">Environments:</w:t>
      </w:r>
      <w:r>
        <w:t xml:space="preserve"> local → staging (Vercel preview + seeded Neon branch) → production (Git-triggered from main; rollback = Vercel deployment history + Neon PITR/snapshot).</w:t>
      </w:r>
    </w:p>
    <w:p>
      <w:pPr>
        <w:pStyle w:val="ListParagraph"/>
        <w:numPr>
          <w:ilvl w:val="0"/>
          <w:numId w:val="3"/>
        </w:numPr>
        <w:spacing w:after="60"/>
      </w:pPr>
      <w:r>
        <w:t xml:space="preserve"/>
      </w:r>
      <w:r>
        <w:rPr>
          <w:b/>
          <w:bCs/>
        </w:rPr>
        <w:t xml:space="preserve">Observability:</w:t>
      </w:r>
      <w:r>
        <w:t xml:space="preserve"> Sentry + Vercel logs + one uptime check + cron alert. That is all a team this size needs.</w:t>
      </w:r>
    </w:p>
    <w:p>
      <w:pPr>
        <w:pStyle w:val="Heading2"/>
      </w:pPr>
      <w:r>
        <w:t xml:space="preserve">Deliberately out of scope (with revisit triggers)</w:t>
      </w:r>
    </w:p>
    <w:p>
      <w:pPr>
        <w:spacing w:after="120"/>
      </w:pPr>
      <w:r>
        <w:t xml:space="preserve">Separate API service; message queues beyond the existing outbox; Redis (except possibly rate limiting); multi-region; ML pipelines; a CMS. Document the trigger for each in ARCHITECTURE.md (e.g., &gt;2k monthly active users, multi-school tenancy, a dedicated data engineer) so the team knows when to revisit.</w:t>
      </w:r>
    </w:p>
    <w:p>
      <w:pPr>
        <w:pStyle w:val="Heading1"/>
      </w:pPr>
      <w:r>
        <w:t xml:space="preserve">F. Refactoring Strategy</w:t>
      </w:r>
    </w:p>
    <w:p>
      <w:pPr>
        <w:pStyle w:val="Heading2"/>
      </w:pPr>
      <w:r>
        <w:t xml:space="preserve">Refactor first (in this order)</w:t>
      </w:r>
    </w:p>
    <w:p>
      <w:pPr>
        <w:pStyle w:val="ListParagraph"/>
        <w:numPr>
          <w:ilvl w:val="0"/>
          <w:numId w:val="8"/>
        </w:numPr>
        <w:spacing w:after="60"/>
      </w:pPr>
      <w:r>
        <w:t xml:space="preserve">Ops fundamentals before code (Weeks 1–2): remote repo, secrets, demo accounts, monitoring, staging. They make every later change safe and touch no product code.</w:t>
      </w:r>
    </w:p>
    <w:p>
      <w:pPr>
        <w:pStyle w:val="ListParagraph"/>
        <w:numPr>
          <w:ilvl w:val="0"/>
          <w:numId w:val="8"/>
        </w:numPr>
        <w:spacing w:after="60"/>
      </w:pPr>
      <w:r>
        <w:t xml:space="preserve">Data layer (Weeks 3–4 interim, Month 2 full): optimistic locking first — small, testable, stops silent data loss immediately — then the event-table migration with a backfill rehearsed on staging. Highest-value refactor: everything else sits on it.</w:t>
      </w:r>
    </w:p>
    <w:p>
      <w:pPr>
        <w:pStyle w:val="ListParagraph"/>
        <w:numPr>
          <w:ilvl w:val="0"/>
          <w:numId w:val="8"/>
        </w:numPr>
        <w:spacing w:after="60"/>
      </w:pPr>
      <w:r>
        <w:t xml:space="preserve">Frontend monolith (Month 2, only after E2E tests exist): extract the API client first (pure code motion), then split components one feature at a time. Never refactor UI without the Playwright net.</w:t>
      </w:r>
    </w:p>
    <w:p>
      <w:pPr>
        <w:pStyle w:val="ListParagraph"/>
        <w:numPr>
          <w:ilvl w:val="0"/>
          <w:numId w:val="8"/>
        </w:numPr>
        <w:spacing w:after="60"/>
      </w:pPr>
      <w:r>
        <w:t xml:space="preserve">AI layer honesty (Months 2–3): remove fake labels, then simplify the fan-out to one contextual call + rules — after the event/profile tables exist so the model gets better input.</w:t>
      </w:r>
    </w:p>
    <w:p>
      <w:pPr>
        <w:pStyle w:val="Heading2"/>
      </w:pPr>
      <w:r>
        <w:t xml:space="preserve">Leave alone temporarily</w:t>
      </w:r>
    </w:p>
    <w:p>
      <w:pPr>
        <w:pStyle w:val="ListParagraph"/>
        <w:numPr>
          <w:ilvl w:val="0"/>
          <w:numId w:val="3"/>
        </w:numPr>
        <w:spacing w:after="60"/>
      </w:pPr>
      <w:r>
        <w:t xml:space="preserve">Session-cookie/CSRF implementation — custom but competent; replacing it now is churn without benefit.</w:t>
      </w:r>
    </w:p>
    <w:p>
      <w:pPr>
        <w:pStyle w:val="ListParagraph"/>
        <w:numPr>
          <w:ilvl w:val="0"/>
          <w:numId w:val="3"/>
        </w:numPr>
        <w:spacing w:after="60"/>
      </w:pPr>
      <w:r>
        <w:t xml:space="preserve">The LRS outbox subsystem — works, tested, well isolated.</w:t>
      </w:r>
    </w:p>
    <w:p>
      <w:pPr>
        <w:pStyle w:val="ListParagraph"/>
        <w:numPr>
          <w:ilvl w:val="0"/>
          <w:numId w:val="3"/>
        </w:numPr>
        <w:spacing w:after="60"/>
      </w:pPr>
      <w:r>
        <w:t xml:space="preserve">The OIDC module — unconfigured but harmless; revisit when an institution asks for SSO.</w:t>
      </w:r>
    </w:p>
    <w:p>
      <w:pPr>
        <w:pStyle w:val="ListParagraph"/>
        <w:numPr>
          <w:ilvl w:val="0"/>
          <w:numId w:val="3"/>
        </w:numPr>
        <w:spacing w:after="60"/>
      </w:pPr>
      <w:r>
        <w:t xml:space="preserve">Styling/design system — cosmetic churn is a trap until flows are stable; only the Month-3 accessibility pass.</w:t>
      </w:r>
    </w:p>
    <w:p>
      <w:pPr>
        <w:pStyle w:val="ListParagraph"/>
        <w:numPr>
          <w:ilvl w:val="0"/>
          <w:numId w:val="3"/>
        </w:numPr>
        <w:spacing w:after="60"/>
      </w:pPr>
      <w:r>
        <w:t xml:space="preserve">The release-evidence pipeline — do not fix, do not extend; archive it.</w:t>
      </w:r>
    </w:p>
    <w:p>
      <w:pPr>
        <w:pStyle w:val="Heading2"/>
      </w:pPr>
      <w:r>
        <w:t xml:space="preserve">How to avoid breaking the live site</w:t>
      </w:r>
    </w:p>
    <w:p>
      <w:pPr>
        <w:pStyle w:val="ListParagraph"/>
        <w:numPr>
          <w:ilvl w:val="0"/>
          <w:numId w:val="3"/>
        </w:numPr>
        <w:spacing w:after="60"/>
      </w:pPr>
      <w:r>
        <w:t xml:space="preserve">All changes land via PR to main → preview deploy → staging check → production. Direct laptop deploys end in Week 1.</w:t>
      </w:r>
    </w:p>
    <w:p>
      <w:pPr>
        <w:pStyle w:val="ListParagraph"/>
        <w:numPr>
          <w:ilvl w:val="0"/>
          <w:numId w:val="3"/>
        </w:numPr>
        <w:spacing w:after="60"/>
      </w:pPr>
      <w:r>
        <w:t xml:space="preserve">Database changes: migration + backfill rehearsed on a Neon branch restored from a fresh snapshot; production cutover in an announced low-usage window; snapshot immediately before; rollback = previous Vercel build + snapshot restore.</w:t>
      </w:r>
    </w:p>
    <w:p>
      <w:pPr>
        <w:pStyle w:val="ListParagraph"/>
        <w:numPr>
          <w:ilvl w:val="0"/>
          <w:numId w:val="3"/>
        </w:numPr>
        <w:spacing w:after="60"/>
      </w:pPr>
      <w:r>
        <w:t xml:space="preserve">The blob→table migration runs dual-read (new code reads the events table, falls back to the blob) for one release before dual-write is removed.</w:t>
      </w:r>
    </w:p>
    <w:p>
      <w:pPr>
        <w:pStyle w:val="ListParagraph"/>
        <w:numPr>
          <w:ilvl w:val="0"/>
          <w:numId w:val="3"/>
        </w:numPr>
        <w:spacing w:after="60"/>
      </w:pPr>
      <w:r>
        <w:t xml:space="preserve">Feature flags via env vars for anything user-visible (e.g., AAIS_RECOMMENDATIONS_ENABLED).</w:t>
      </w:r>
    </w:p>
    <w:p>
      <w:pPr>
        <w:pStyle w:val="ListParagraph"/>
        <w:numPr>
          <w:ilvl w:val="0"/>
          <w:numId w:val="3"/>
        </w:numPr>
        <w:spacing w:after="60"/>
      </w:pPr>
      <w:r>
        <w:t xml:space="preserve">Keep the deterministic AI fallback forever — a genuinely good resilience idea; just label it in the UI.</w:t>
      </w:r>
    </w:p>
    <w:p>
      <w:r>
        <w:br w:type="page"/>
      </w:r>
    </w:p>
    <w:p>
      <w:pPr>
        <w:pStyle w:val="Heading1"/>
      </w:pPr>
      <w:r>
        <w:t xml:space="preserve">G. Minimum Production-Readiness Checklist</w:t>
      </w:r>
    </w:p>
    <w:p>
      <w:pPr>
        <w:spacing w:after="120"/>
      </w:pPr>
      <w:r>
        <w:t xml:space="preserve">“Production-ready” here means: safe to invite one real class — not enterprise-grade. The same checklist is tracked as a worksheet in the companion Excel file.</w:t>
      </w:r>
    </w:p>
    <w:p>
      <w:pPr>
        <w:pStyle w:val="Heading3"/>
      </w:pPr>
      <w:r>
        <w:t xml:space="preserve">Security</w:t>
      </w:r>
    </w:p>
    <w:p>
      <w:pPr>
        <w:pStyle w:val="ListParagraph"/>
        <w:numPr>
          <w:ilvl w:val="0"/>
          <w:numId w:val="3"/>
        </w:numPr>
        <w:spacing w:after="60"/>
      </w:pPr>
      <w:r>
        <w:t xml:space="preserve">[  ]  Built-in demo credentials disabled in production (verified by failed login)</w:t>
      </w:r>
    </w:p>
    <w:p>
      <w:pPr>
        <w:pStyle w:val="ListParagraph"/>
        <w:numPr>
          <w:ilvl w:val="0"/>
          <w:numId w:val="3"/>
        </w:numPr>
        <w:spacing w:after="60"/>
      </w:pPr>
      <w:r>
        <w:t xml:space="preserve">[  ]  All API keys/passwords rotated after removing 'All API Keys.docx'; secrets only in Vercel env + password manager</w:t>
      </w:r>
    </w:p>
    <w:p>
      <w:pPr>
        <w:pStyle w:val="ListParagraph"/>
        <w:numPr>
          <w:ilvl w:val="0"/>
          <w:numId w:val="3"/>
        </w:numPr>
        <w:spacing w:after="60"/>
      </w:pPr>
      <w:r>
        <w:t xml:space="preserve">[  ]  Individual accounts for every human (no shared teacher/admin credentials)</w:t>
      </w:r>
    </w:p>
    <w:p>
      <w:pPr>
        <w:pStyle w:val="ListParagraph"/>
        <w:numPr>
          <w:ilvl w:val="0"/>
          <w:numId w:val="3"/>
        </w:numPr>
        <w:spacing w:after="60"/>
      </w:pPr>
      <w:r>
        <w:t xml:space="preserve">[  ]  Durable login rate limiting verified across serverless instances</w:t>
      </w:r>
    </w:p>
    <w:p>
      <w:pPr>
        <w:pStyle w:val="ListParagraph"/>
        <w:numPr>
          <w:ilvl w:val="0"/>
          <w:numId w:val="3"/>
        </w:numPr>
        <w:spacing w:after="60"/>
      </w:pPr>
      <w:r>
        <w:t xml:space="preserve">[  ]  Readiness/diagnostics endpoints require auth beyond bare status</w:t>
      </w:r>
    </w:p>
    <w:p>
      <w:pPr>
        <w:pStyle w:val="ListParagraph"/>
        <w:numPr>
          <w:ilvl w:val="0"/>
          <w:numId w:val="3"/>
        </w:numPr>
        <w:spacing w:after="60"/>
      </w:pPr>
      <w:r>
        <w:t xml:space="preserve">[  ]  Dependency audit (npm audit / Dependabot) clean of critical vulnerabilities in CI</w:t>
      </w:r>
    </w:p>
    <w:p>
      <w:pPr>
        <w:pStyle w:val="Heading3"/>
      </w:pPr>
      <w:r>
        <w:t xml:space="preserve">Data</w:t>
      </w:r>
    </w:p>
    <w:p>
      <w:pPr>
        <w:pStyle w:val="ListParagraph"/>
        <w:numPr>
          <w:ilvl w:val="0"/>
          <w:numId w:val="3"/>
        </w:numPr>
        <w:spacing w:after="60"/>
      </w:pPr>
      <w:r>
        <w:t xml:space="preserve">[  ]  Migration tool in place; zero runtime DDL</w:t>
      </w:r>
    </w:p>
    <w:p>
      <w:pPr>
        <w:pStyle w:val="ListParagraph"/>
        <w:numPr>
          <w:ilvl w:val="0"/>
          <w:numId w:val="3"/>
        </w:numPr>
        <w:spacing w:after="60"/>
      </w:pPr>
      <w:r>
        <w:t xml:space="preserve">[  ]  Concurrent-write safety proven by a test (two parallel saves, nothing lost)</w:t>
      </w:r>
    </w:p>
    <w:p>
      <w:pPr>
        <w:pStyle w:val="ListParagraph"/>
        <w:numPr>
          <w:ilvl w:val="0"/>
          <w:numId w:val="3"/>
        </w:numPr>
        <w:spacing w:after="60"/>
      </w:pPr>
      <w:r>
        <w:t xml:space="preserve">[  ]  Nightly snapshot or PITR confirmed on the Neon plan in writing</w:t>
      </w:r>
    </w:p>
    <w:p>
      <w:pPr>
        <w:pStyle w:val="ListParagraph"/>
        <w:numPr>
          <w:ilvl w:val="0"/>
          <w:numId w:val="3"/>
        </w:numPr>
        <w:spacing w:after="60"/>
      </w:pPr>
      <w:r>
        <w:t xml:space="preserve">[  ]  Restore rehearsed end-to-end quarterly (documented, under 1 hour)</w:t>
      </w:r>
    </w:p>
    <w:p>
      <w:pPr>
        <w:pStyle w:val="ListParagraph"/>
        <w:numPr>
          <w:ilvl w:val="0"/>
          <w:numId w:val="3"/>
        </w:numPr>
        <w:spacing w:after="60"/>
      </w:pPr>
      <w:r>
        <w:t xml:space="preserve">[  ]  Per-user data export and deletion implemented and tested</w:t>
      </w:r>
    </w:p>
    <w:p>
      <w:pPr>
        <w:pStyle w:val="Heading3"/>
      </w:pPr>
      <w:r>
        <w:t xml:space="preserve">Deployment</w:t>
      </w:r>
    </w:p>
    <w:p>
      <w:pPr>
        <w:pStyle w:val="ListParagraph"/>
        <w:numPr>
          <w:ilvl w:val="0"/>
          <w:numId w:val="3"/>
        </w:numPr>
        <w:spacing w:after="60"/>
      </w:pPr>
      <w:r>
        <w:t xml:space="preserve">[  ]  Deploys only from Git (main) via CI; laptop deploys disabled</w:t>
      </w:r>
    </w:p>
    <w:p>
      <w:pPr>
        <w:pStyle w:val="ListParagraph"/>
        <w:numPr>
          <w:ilvl w:val="0"/>
          <w:numId w:val="3"/>
        </w:numPr>
        <w:spacing w:after="60"/>
      </w:pPr>
      <w:r>
        <w:t xml:space="preserve">[  ]  Staging environment with seeded data; every change staged first</w:t>
      </w:r>
    </w:p>
    <w:p>
      <w:pPr>
        <w:pStyle w:val="ListParagraph"/>
        <w:numPr>
          <w:ilvl w:val="0"/>
          <w:numId w:val="3"/>
        </w:numPr>
        <w:spacing w:after="60"/>
      </w:pPr>
      <w:r>
        <w:t xml:space="preserve">[  ]  One-step rollback documented and rehearsed (Vercel redeploy + snapshot)</w:t>
      </w:r>
    </w:p>
    <w:p>
      <w:pPr>
        <w:pStyle w:val="ListParagraph"/>
        <w:numPr>
          <w:ilvl w:val="0"/>
          <w:numId w:val="3"/>
        </w:numPr>
        <w:spacing w:after="60"/>
      </w:pPr>
      <w:r>
        <w:t xml:space="preserve">[  ]  Environment variables documented in .env.example for local/staging/prod</w:t>
      </w:r>
    </w:p>
    <w:p>
      <w:pPr>
        <w:pStyle w:val="Heading3"/>
      </w:pPr>
      <w:r>
        <w:t xml:space="preserve">Testing</w:t>
      </w:r>
    </w:p>
    <w:p>
      <w:pPr>
        <w:pStyle w:val="ListParagraph"/>
        <w:numPr>
          <w:ilvl w:val="0"/>
          <w:numId w:val="3"/>
        </w:numPr>
        <w:spacing w:after="60"/>
      </w:pPr>
      <w:r>
        <w:t xml:space="preserve">[  ]  CI gate: lint + type-check + unit + build on every PR</w:t>
      </w:r>
    </w:p>
    <w:p>
      <w:pPr>
        <w:pStyle w:val="ListParagraph"/>
        <w:numPr>
          <w:ilvl w:val="0"/>
          <w:numId w:val="3"/>
        </w:numPr>
        <w:spacing w:after="60"/>
      </w:pPr>
      <w:r>
        <w:t xml:space="preserve">[  ]  Playwright E2E on the 3 core flows against preview deploys</w:t>
      </w:r>
    </w:p>
    <w:p>
      <w:pPr>
        <w:pStyle w:val="ListParagraph"/>
        <w:numPr>
          <w:ilvl w:val="0"/>
          <w:numId w:val="3"/>
        </w:numPr>
        <w:spacing w:after="60"/>
      </w:pPr>
      <w:r>
        <w:t xml:space="preserve">[  ]  A regression test exists for every Critical/High issue fixed</w:t>
      </w:r>
    </w:p>
    <w:p>
      <w:pPr>
        <w:pStyle w:val="Heading3"/>
      </w:pPr>
      <w:r>
        <w:t xml:space="preserve">Monitoring</w:t>
      </w:r>
    </w:p>
    <w:p>
      <w:pPr>
        <w:pStyle w:val="ListParagraph"/>
        <w:numPr>
          <w:ilvl w:val="0"/>
          <w:numId w:val="3"/>
        </w:numPr>
        <w:spacing w:after="60"/>
      </w:pPr>
      <w:r>
        <w:t xml:space="preserve">[  ]  Sentry receiving client + server errors with alerts to a named human</w:t>
      </w:r>
    </w:p>
    <w:p>
      <w:pPr>
        <w:pStyle w:val="ListParagraph"/>
        <w:numPr>
          <w:ilvl w:val="0"/>
          <w:numId w:val="3"/>
        </w:numPr>
        <w:spacing w:after="60"/>
      </w:pPr>
      <w:r>
        <w:t xml:space="preserve">[  ]  Uptime check on /login and a cron-failure alert</w:t>
      </w:r>
    </w:p>
    <w:p>
      <w:pPr>
        <w:pStyle w:val="ListParagraph"/>
        <w:numPr>
          <w:ilvl w:val="0"/>
          <w:numId w:val="3"/>
        </w:numPr>
        <w:spacing w:after="60"/>
      </w:pPr>
      <w:r>
        <w:t xml:space="preserve">[  ]  Weekly 15-minute dashboard review owned by a named person</w:t>
      </w:r>
    </w:p>
    <w:p>
      <w:pPr>
        <w:pStyle w:val="Heading3"/>
      </w:pPr>
      <w:r>
        <w:t xml:space="preserve">Documentation</w:t>
      </w:r>
    </w:p>
    <w:p>
      <w:pPr>
        <w:pStyle w:val="ListParagraph"/>
        <w:numPr>
          <w:ilvl w:val="0"/>
          <w:numId w:val="3"/>
        </w:numPr>
        <w:spacing w:after="60"/>
      </w:pPr>
      <w:r>
        <w:t xml:space="preserve">[  ]  README no longer than 1 page: what it is, run locally, deploy</w:t>
      </w:r>
    </w:p>
    <w:p>
      <w:pPr>
        <w:pStyle w:val="ListParagraph"/>
        <w:numPr>
          <w:ilvl w:val="0"/>
          <w:numId w:val="3"/>
        </w:numPr>
        <w:spacing w:after="60"/>
      </w:pPr>
      <w:r>
        <w:t xml:space="preserve">[  ]  ARCHITECTURE.md with the real diagram and the deliberate 'not yet' list</w:t>
      </w:r>
    </w:p>
    <w:p>
      <w:pPr>
        <w:pStyle w:val="ListParagraph"/>
        <w:numPr>
          <w:ilvl w:val="0"/>
          <w:numId w:val="3"/>
        </w:numPr>
        <w:spacing w:after="60"/>
      </w:pPr>
      <w:r>
        <w:t xml:space="preserve">[  ]  OPERATIONS.md: deploy, rollback, restore, incident basics</w:t>
      </w:r>
    </w:p>
    <w:p>
      <w:pPr>
        <w:pStyle w:val="ListParagraph"/>
        <w:numPr>
          <w:ilvl w:val="0"/>
          <w:numId w:val="3"/>
        </w:numPr>
        <w:spacing w:after="60"/>
      </w:pPr>
      <w:r>
        <w:t xml:space="preserve">[  ]  CONTRIBUTING.md: branch, PR, and review rules</w:t>
      </w:r>
    </w:p>
    <w:p>
      <w:pPr>
        <w:pStyle w:val="Heading3"/>
      </w:pPr>
      <w:r>
        <w:t xml:space="preserve">User experience</w:t>
      </w:r>
    </w:p>
    <w:p>
      <w:pPr>
        <w:pStyle w:val="ListParagraph"/>
        <w:numPr>
          <w:ilvl w:val="0"/>
          <w:numId w:val="3"/>
        </w:numPr>
        <w:spacing w:after="60"/>
      </w:pPr>
      <w:r>
        <w:t xml:space="preserve">[  ]  Loading and error states on every async action (especially the AI guide)</w:t>
      </w:r>
    </w:p>
    <w:p>
      <w:pPr>
        <w:pStyle w:val="ListParagraph"/>
        <w:numPr>
          <w:ilvl w:val="0"/>
          <w:numId w:val="3"/>
        </w:numPr>
        <w:spacing w:after="60"/>
      </w:pPr>
      <w:r>
        <w:t xml:space="preserve">[  ]  AI fallback/template responses visibly labeled</w:t>
      </w:r>
    </w:p>
    <w:p>
      <w:pPr>
        <w:pStyle w:val="ListParagraph"/>
        <w:numPr>
          <w:ilvl w:val="0"/>
          <w:numId w:val="3"/>
        </w:numPr>
        <w:spacing w:after="60"/>
      </w:pPr>
      <w:r>
        <w:t xml:space="preserve">[  ]  Keyboard + screen-reader pass on the 3 core screens; contrast fixes</w:t>
      </w:r>
    </w:p>
    <w:p>
      <w:pPr>
        <w:pStyle w:val="ListParagraph"/>
        <w:numPr>
          <w:ilvl w:val="0"/>
          <w:numId w:val="3"/>
        </w:numPr>
        <w:spacing w:after="60"/>
      </w:pPr>
      <w:r>
        <w:t xml:space="preserve">[  ]  Stated mobile policy (supported, or a graceful larger-screen message)</w:t>
      </w:r>
    </w:p>
    <w:p>
      <w:r>
        <w:br w:type="page"/>
      </w:r>
    </w:p>
    <w:p>
      <w:pPr>
        <w:pStyle w:val="Heading1"/>
      </w:pPr>
      <w:r>
        <w:t xml:space="preserve">H. Suggested Backlog (22 tickets)</w:t>
      </w:r>
    </w:p>
    <w:p>
      <w:pPr>
        <w:spacing w:after="120"/>
      </w:pPr>
      <w:r>
        <w:t xml:space="preserve">Priorities: </w:t>
      </w:r>
      <w:r>
        <w:rPr>
          <w:b/>
          <w:bCs/>
        </w:rPr>
        <w:t xml:space="preserve">P0</w:t>
      </w:r>
      <w:r>
        <w:t xml:space="preserve"> = Weeks 1–2 · </w:t>
      </w:r>
      <w:r>
        <w:rPr>
          <w:b/>
          <w:bCs/>
        </w:rPr>
        <w:t xml:space="preserve">P1</w:t>
      </w:r>
      <w:r>
        <w:t xml:space="preserve"> = Weeks 3–4 · </w:t>
      </w:r>
      <w:r>
        <w:rPr>
          <w:b/>
          <w:bCs/>
        </w:rPr>
        <w:t xml:space="preserve">P2</w:t>
      </w:r>
      <w:r>
        <w:t xml:space="preserve"> = Month 2 · </w:t>
      </w:r>
      <w:r>
        <w:rPr>
          <w:b/>
          <w:bCs/>
        </w:rPr>
        <w:t xml:space="preserve">P3</w:t>
      </w:r>
      <w:r>
        <w:t xml:space="preserve"> = Month 3. The same tickets are in the Excel tracker for assignment and status. Privacy baseline (ISS-16), accessibility (ISS-19), and nonce CSP (ISS-18) are scheduled from the checklist and roadmap rather than ticketed here.</w:t>
      </w:r>
    </w:p>
    <w:p>
      <w:pPr>
        <w:spacing w:after="40" w:before="160"/>
      </w:pPr>
      <w:r>
        <w:rPr>
          <w:b/>
          <w:bCs/>
          <w:sz w:val="22"/>
          <w:szCs w:val="22"/>
        </w:rPr>
        <w:t xml:space="preserve">T-01 · Rotate and re-home all credentials</w:t>
      </w:r>
      <w:r>
        <w:rPr>
          <w:color w:val="555555"/>
          <w:sz w:val="18"/>
          <w:szCs w:val="18"/>
        </w:rPr>
        <w:t xml:space="preserve">   (P0 · effort S · Owner + junior)</w:t>
      </w:r>
    </w:p>
    <w:p>
      <w:pPr>
        <w:spacing w:after="120"/>
      </w:pPr>
      <w:r>
        <w:t xml:space="preserve">Rotate every key/password in 'All API Keys.docx' at each provider; store in a password manager; delete the file; amend agents.md.</w:t>
      </w:r>
    </w:p>
    <w:p>
      <w:pPr>
        <w:spacing w:after="60"/>
      </w:pPr>
      <w:r>
        <w:rPr>
          <w:b/>
          <w:bCs/>
          <w:i/>
          <w:iCs/>
          <w:sz w:val="20"/>
          <w:szCs w:val="20"/>
        </w:rPr>
        <w:t xml:space="preserve">Acceptance criteria: </w:t>
      </w:r>
      <w:r>
        <w:rPr>
          <w:i/>
          <w:iCs/>
          <w:sz w:val="20"/>
          <w:szCs w:val="20"/>
        </w:rPr>
        <w:t xml:space="preserve">Old keys revoked and fail; file gone; password-manager entries exist; no plaintext secrets in the folder besides documented .env.local.</w:t>
      </w:r>
    </w:p>
    <w:p>
      <w:pPr>
        <w:spacing w:after="40" w:before="160"/>
      </w:pPr>
      <w:r>
        <w:rPr>
          <w:b/>
          <w:bCs/>
          <w:sz w:val="22"/>
          <w:szCs w:val="22"/>
        </w:rPr>
        <w:t xml:space="preserve">T-02 · Disable built-in demo accounts in production</w:t>
      </w:r>
      <w:r>
        <w:rPr>
          <w:color w:val="555555"/>
          <w:sz w:val="18"/>
          <w:szCs w:val="18"/>
        </w:rPr>
        <w:t xml:space="preserve">   (P0 · effort S · Junior dev)</w:t>
      </w:r>
    </w:p>
    <w:p>
      <w:pPr>
        <w:spacing w:after="120"/>
      </w:pPr>
      <w:r>
        <w:t xml:space="preserve">Gate builtInLearnerTrialAccounts to non-production; rotate all configured trial passwords.</w:t>
      </w:r>
    </w:p>
    <w:p>
      <w:pPr>
        <w:spacing w:after="60"/>
      </w:pPr>
      <w:r>
        <w:rPr>
          <w:b/>
          <w:bCs/>
          <w:i/>
          <w:iCs/>
          <w:sz w:val="20"/>
          <w:szCs w:val="20"/>
        </w:rPr>
        <w:t xml:space="preserve">Acceptance criteria: </w:t>
      </w:r>
      <w:r>
        <w:rPr>
          <w:i/>
          <w:iCs/>
          <w:sz w:val="20"/>
          <w:szCs w:val="20"/>
        </w:rPr>
        <w:t xml:space="preserve">Bobie/12345 returns 401 on www.aais.site; dev login still works; unit test asserts production exclusion.</w:t>
      </w:r>
    </w:p>
    <w:p>
      <w:pPr>
        <w:spacing w:after="40" w:before="160"/>
      </w:pPr>
      <w:r>
        <w:rPr>
          <w:b/>
          <w:bCs/>
          <w:sz w:val="22"/>
          <w:szCs w:val="22"/>
        </w:rPr>
        <w:t xml:space="preserve">T-03 · Push repo to GitHub with protected main + working CI</w:t>
      </w:r>
      <w:r>
        <w:rPr>
          <w:color w:val="555555"/>
          <w:sz w:val="18"/>
          <w:szCs w:val="18"/>
        </w:rPr>
        <w:t xml:space="preserve">   (P0 · effort S · Junior dev)</w:t>
      </w:r>
    </w:p>
    <w:p>
      <w:pPr>
        <w:spacing w:after="120"/>
      </w:pPr>
      <w:r>
        <w:t xml:space="preserve">Private repo, full history, main default + branch protection, Vercel Git integration.</w:t>
      </w:r>
    </w:p>
    <w:p>
      <w:pPr>
        <w:spacing w:after="60"/>
      </w:pPr>
      <w:r>
        <w:rPr>
          <w:b/>
          <w:bCs/>
          <w:i/>
          <w:iCs/>
          <w:sz w:val="20"/>
          <w:szCs w:val="20"/>
        </w:rPr>
        <w:t xml:space="preserve">Acceptance criteria: </w:t>
      </w:r>
      <w:r>
        <w:rPr>
          <w:i/>
          <w:iCs/>
          <w:sz w:val="20"/>
          <w:szCs w:val="20"/>
        </w:rPr>
        <w:t xml:space="preserve">CI green on a test PR; merge triggers Vercel deploy; direct CLI prod deploys stopped and documented.</w:t>
      </w:r>
    </w:p>
    <w:p>
      <w:pPr>
        <w:spacing w:after="40" w:before="160"/>
      </w:pPr>
      <w:r>
        <w:rPr>
          <w:b/>
          <w:bCs/>
          <w:sz w:val="22"/>
          <w:szCs w:val="22"/>
        </w:rPr>
        <w:t xml:space="preserve">T-04 · Minimal-disclosure readiness endpoint</w:t>
      </w:r>
      <w:r>
        <w:rPr>
          <w:color w:val="555555"/>
          <w:sz w:val="18"/>
          <w:szCs w:val="18"/>
        </w:rPr>
        <w:t xml:space="preserve">   (P0 · effort S · Junior dev)</w:t>
      </w:r>
    </w:p>
    <w:p>
      <w:pPr>
        <w:spacing w:after="120"/>
      </w:pPr>
      <w:r>
        <w:t xml:space="preserve">Public GET returns {status} only; full report requires admin session or bearer token.</w:t>
      </w:r>
    </w:p>
    <w:p>
      <w:pPr>
        <w:spacing w:after="60"/>
      </w:pPr>
      <w:r>
        <w:rPr>
          <w:b/>
          <w:bCs/>
          <w:i/>
          <w:iCs/>
          <w:sz w:val="20"/>
          <w:szCs w:val="20"/>
        </w:rPr>
        <w:t xml:space="preserve">Acceptance criteria: </w:t>
      </w:r>
      <w:r>
        <w:rPr>
          <w:i/>
          <w:iCs/>
          <w:sz w:val="20"/>
          <w:szCs w:val="20"/>
        </w:rPr>
        <w:t xml:space="preserve">Anonymous fetch shows no release id/SHA/config; admin fetch unchanged; tests cover both.</w:t>
      </w:r>
    </w:p>
    <w:p>
      <w:pPr>
        <w:spacing w:after="40" w:before="160"/>
      </w:pPr>
      <w:r>
        <w:rPr>
          <w:b/>
          <w:bCs/>
          <w:sz w:val="22"/>
          <w:szCs w:val="22"/>
        </w:rPr>
        <w:t xml:space="preserve">T-05 · Error tracking + uptime + cron alerts</w:t>
      </w:r>
      <w:r>
        <w:rPr>
          <w:color w:val="555555"/>
          <w:sz w:val="18"/>
          <w:szCs w:val="18"/>
        </w:rPr>
        <w:t xml:space="preserve">   (P0 · effort S · Junior dev)</w:t>
      </w:r>
    </w:p>
    <w:p>
      <w:pPr>
        <w:spacing w:after="120"/>
      </w:pPr>
      <w:r>
        <w:t xml:space="preserve">Sentry (client+server), uptime monitor on /login, alert on cron flush failure.</w:t>
      </w:r>
    </w:p>
    <w:p>
      <w:pPr>
        <w:spacing w:after="60"/>
      </w:pPr>
      <w:r>
        <w:rPr>
          <w:b/>
          <w:bCs/>
          <w:i/>
          <w:iCs/>
          <w:sz w:val="20"/>
          <w:szCs w:val="20"/>
        </w:rPr>
        <w:t xml:space="preserve">Acceptance criteria: </w:t>
      </w:r>
      <w:r>
        <w:rPr>
          <w:i/>
          <w:iCs/>
          <w:sz w:val="20"/>
          <w:szCs w:val="20"/>
        </w:rPr>
        <w:t xml:space="preserve">Test error visible in Sentry with release tag; downtime and cron failure each notify a human.</w:t>
      </w:r>
    </w:p>
    <w:p>
      <w:pPr>
        <w:spacing w:after="40" w:before="160"/>
      </w:pPr>
      <w:r>
        <w:rPr>
          <w:b/>
          <w:bCs/>
          <w:sz w:val="22"/>
          <w:szCs w:val="22"/>
        </w:rPr>
        <w:t xml:space="preserve">T-06 · Staging environment + documented env vars</w:t>
      </w:r>
      <w:r>
        <w:rPr>
          <w:color w:val="555555"/>
          <w:sz w:val="18"/>
          <w:szCs w:val="18"/>
        </w:rPr>
        <w:t xml:space="preserve">   (P0/P1 · effort M · Junior dev)</w:t>
      </w:r>
    </w:p>
    <w:p>
      <w:pPr>
        <w:spacing w:after="120"/>
      </w:pPr>
      <w:r>
        <w:t xml:space="preserve">Vercel preview env + seeded Neon branch; .env.example for all environments.</w:t>
      </w:r>
    </w:p>
    <w:p>
      <w:pPr>
        <w:spacing w:after="60"/>
      </w:pPr>
      <w:r>
        <w:rPr>
          <w:b/>
          <w:bCs/>
          <w:i/>
          <w:iCs/>
          <w:sz w:val="20"/>
          <w:szCs w:val="20"/>
        </w:rPr>
        <w:t xml:space="preserve">Acceptance criteria: </w:t>
      </w:r>
      <w:r>
        <w:rPr>
          <w:i/>
          <w:iCs/>
          <w:sz w:val="20"/>
          <w:szCs w:val="20"/>
        </w:rPr>
        <w:t xml:space="preserve">Staging URL loads with seed data; deploy-to-staging documented; prod secrets not reused where separable.</w:t>
      </w:r>
    </w:p>
    <w:p>
      <w:pPr>
        <w:spacing w:after="40" w:before="160"/>
      </w:pPr>
      <w:r>
        <w:rPr>
          <w:b/>
          <w:bCs/>
          <w:sz w:val="22"/>
          <w:szCs w:val="22"/>
        </w:rPr>
        <w:t xml:space="preserve">T-07 · Verify backups and rehearse restore</w:t>
      </w:r>
      <w:r>
        <w:rPr>
          <w:color w:val="555555"/>
          <w:sz w:val="18"/>
          <w:szCs w:val="18"/>
        </w:rPr>
        <w:t xml:space="preserve">   (P0 · effort S · Junior + owner)</w:t>
      </w:r>
    </w:p>
    <w:p>
      <w:pPr>
        <w:spacing w:after="120"/>
      </w:pPr>
      <w:r>
        <w:t xml:space="preserve">Confirm Neon PITR/snapshots on current plan; snapshot; restore to a branch; document in OPERATIONS.md.</w:t>
      </w:r>
    </w:p>
    <w:p>
      <w:pPr>
        <w:spacing w:after="60"/>
      </w:pPr>
      <w:r>
        <w:rPr>
          <w:b/>
          <w:bCs/>
          <w:i/>
          <w:iCs/>
          <w:sz w:val="20"/>
          <w:szCs w:val="20"/>
        </w:rPr>
        <w:t xml:space="preserve">Acceptance criteria: </w:t>
      </w:r>
      <w:r>
        <w:rPr>
          <w:i/>
          <w:iCs/>
          <w:sz w:val="20"/>
          <w:szCs w:val="20"/>
        </w:rPr>
        <w:t xml:space="preserve">Written restore procedure with real timings; snapshot schedule enabled.</w:t>
      </w:r>
    </w:p>
    <w:p>
      <w:pPr>
        <w:spacing w:after="40" w:before="160"/>
      </w:pPr>
      <w:r>
        <w:rPr>
          <w:b/>
          <w:bCs/>
          <w:sz w:val="22"/>
          <w:szCs w:val="22"/>
        </w:rPr>
        <w:t xml:space="preserve">T-08 · Optimistic locking on learner-session writes</w:t>
      </w:r>
      <w:r>
        <w:rPr>
          <w:color w:val="555555"/>
          <w:sz w:val="18"/>
          <w:szCs w:val="18"/>
        </w:rPr>
        <w:t xml:space="preserve">   (P1 · effort M · Senior + junior)</w:t>
      </w:r>
    </w:p>
    <w:p>
      <w:pPr>
        <w:spacing w:after="120"/>
      </w:pPr>
      <w:r>
        <w:t xml:space="preserve">Version column; compare-and-swap update; single retry with merge-or-fail.</w:t>
      </w:r>
    </w:p>
    <w:p>
      <w:pPr>
        <w:spacing w:after="60"/>
      </w:pPr>
      <w:r>
        <w:rPr>
          <w:b/>
          <w:bCs/>
          <w:i/>
          <w:iCs/>
          <w:sz w:val="20"/>
          <w:szCs w:val="20"/>
        </w:rPr>
        <w:t xml:space="preserve">Acceptance criteria: </w:t>
      </w:r>
      <w:r>
        <w:rPr>
          <w:i/>
          <w:iCs/>
          <w:sz w:val="20"/>
          <w:szCs w:val="20"/>
        </w:rPr>
        <w:t xml:space="preserve">Parallel-write race test loses no data; conflict metric logged.</w:t>
      </w:r>
    </w:p>
    <w:p>
      <w:pPr>
        <w:spacing w:after="40" w:before="160"/>
      </w:pPr>
      <w:r>
        <w:rPr>
          <w:b/>
          <w:bCs/>
          <w:sz w:val="22"/>
          <w:szCs w:val="22"/>
        </w:rPr>
        <w:t xml:space="preserve">T-09 · Migration framework + baseline migration</w:t>
      </w:r>
      <w:r>
        <w:rPr>
          <w:color w:val="555555"/>
          <w:sz w:val="18"/>
          <w:szCs w:val="18"/>
        </w:rPr>
        <w:t xml:space="preserve">   (P1 · effort S · Junior dev)</w:t>
      </w:r>
    </w:p>
    <w:p>
      <w:pPr>
        <w:spacing w:after="120"/>
      </w:pPr>
      <w:r>
        <w:t xml:space="preserve">Adopt node-pg-migrate; migration 001 formalizes existing tables; remove runtime CREATE TABLE.</w:t>
      </w:r>
    </w:p>
    <w:p>
      <w:pPr>
        <w:spacing w:after="60"/>
      </w:pPr>
      <w:r>
        <w:rPr>
          <w:b/>
          <w:bCs/>
          <w:i/>
          <w:iCs/>
          <w:sz w:val="20"/>
          <w:szCs w:val="20"/>
        </w:rPr>
        <w:t xml:space="preserve">Acceptance criteria: </w:t>
      </w:r>
      <w:r>
        <w:rPr>
          <w:i/>
          <w:iCs/>
          <w:sz w:val="20"/>
          <w:szCs w:val="20"/>
        </w:rPr>
        <w:t xml:space="preserve">Fresh DB built solely by migrations; CI runs them against a temp DB; runtime DDL deleted.</w:t>
      </w:r>
    </w:p>
    <w:p>
      <w:pPr>
        <w:spacing w:after="40" w:before="160"/>
      </w:pPr>
      <w:r>
        <w:rPr>
          <w:b/>
          <w:bCs/>
          <w:sz w:val="22"/>
          <w:szCs w:val="22"/>
        </w:rPr>
        <w:t xml:space="preserve">T-10 · Archive release-evidence pipeline</w:t>
      </w:r>
      <w:r>
        <w:rPr>
          <w:color w:val="555555"/>
          <w:sz w:val="18"/>
          <w:szCs w:val="18"/>
        </w:rPr>
        <w:t xml:space="preserve">   (P1 · effort S · Junior dev)</w:t>
      </w:r>
    </w:p>
    <w:p>
      <w:pPr>
        <w:spacing w:after="120"/>
      </w:pPr>
      <w:r>
        <w:t xml:space="preserve">Move 22 scripts + their tests to tools/release-legacy; keep one smoke:prod script.</w:t>
      </w:r>
    </w:p>
    <w:p>
      <w:pPr>
        <w:spacing w:after="60"/>
      </w:pPr>
      <w:r>
        <w:rPr>
          <w:b/>
          <w:bCs/>
          <w:i/>
          <w:iCs/>
          <w:sz w:val="20"/>
          <w:szCs w:val="20"/>
        </w:rPr>
        <w:t xml:space="preserve">Acceptance criteria: </w:t>
      </w:r>
      <w:r>
        <w:rPr>
          <w:i/>
          <w:iCs/>
          <w:sz w:val="20"/>
          <w:szCs w:val="20"/>
        </w:rPr>
        <w:t xml:space="preserve">CI time drops; suite covers product + smoke only; README no longer references archived commands; 1-page release checklist exists.</w:t>
      </w:r>
    </w:p>
    <w:p>
      <w:pPr>
        <w:spacing w:after="40" w:before="160"/>
      </w:pPr>
      <w:r>
        <w:rPr>
          <w:b/>
          <w:bCs/>
          <w:sz w:val="22"/>
          <w:szCs w:val="22"/>
        </w:rPr>
        <w:t xml:space="preserve">T-11 · Remove LangGraph dependency and misleading labels</w:t>
      </w:r>
      <w:r>
        <w:rPr>
          <w:color w:val="555555"/>
          <w:sz w:val="18"/>
          <w:szCs w:val="18"/>
        </w:rPr>
        <w:t xml:space="preserve">   (P1 · effort S · Junior dev)</w:t>
      </w:r>
    </w:p>
    <w:p>
      <w:pPr>
        <w:spacing w:after="120"/>
      </w:pPr>
      <w:r>
        <w:t xml:space="preserve">Drop @langchain/langgraph; rename engine/runtime strings honestly.</w:t>
      </w:r>
    </w:p>
    <w:p>
      <w:pPr>
        <w:spacing w:after="60"/>
      </w:pPr>
      <w:r>
        <w:rPr>
          <w:b/>
          <w:bCs/>
          <w:i/>
          <w:iCs/>
          <w:sz w:val="20"/>
          <w:szCs w:val="20"/>
        </w:rPr>
        <w:t xml:space="preserve">Acceptance criteria: </w:t>
      </w:r>
      <w:r>
        <w:rPr>
          <w:i/>
          <w:iCs/>
          <w:sz w:val="20"/>
          <w:szCs w:val="20"/>
        </w:rPr>
        <w:t xml:space="preserve">Dependency gone; no source or API response mentions langgraph; tests updated.</w:t>
      </w:r>
    </w:p>
    <w:p>
      <w:pPr>
        <w:spacing w:after="40" w:before="160"/>
      </w:pPr>
      <w:r>
        <w:rPr>
          <w:b/>
          <w:bCs/>
          <w:sz w:val="22"/>
          <w:szCs w:val="22"/>
        </w:rPr>
        <w:t xml:space="preserve">T-12 · Documentation set rewrite</w:t>
      </w:r>
      <w:r>
        <w:rPr>
          <w:color w:val="555555"/>
          <w:sz w:val="18"/>
          <w:szCs w:val="18"/>
        </w:rPr>
        <w:t xml:space="preserve">   (P1 · effort S–M · Junior dev)</w:t>
      </w:r>
    </w:p>
    <w:p>
      <w:pPr>
        <w:spacing w:after="120"/>
      </w:pPr>
      <w:r>
        <w:t xml:space="preserve">README (1 page), ARCHITECTURE.md, OPERATIONS.md, CONTRIBUTING.md.</w:t>
      </w:r>
    </w:p>
    <w:p>
      <w:pPr>
        <w:spacing w:after="60"/>
      </w:pPr>
      <w:r>
        <w:rPr>
          <w:b/>
          <w:bCs/>
          <w:i/>
          <w:iCs/>
          <w:sz w:val="20"/>
          <w:szCs w:val="20"/>
        </w:rPr>
        <w:t xml:space="preserve">Acceptance criteria: </w:t>
      </w:r>
      <w:r>
        <w:rPr>
          <w:i/>
          <w:iCs/>
          <w:sz w:val="20"/>
          <w:szCs w:val="20"/>
        </w:rPr>
        <w:t xml:space="preserve">A new engineer completes local setup from README alone in under 30 minutes; old README archived.</w:t>
      </w:r>
    </w:p>
    <w:p>
      <w:pPr>
        <w:spacing w:after="40" w:before="160"/>
      </w:pPr>
      <w:r>
        <w:rPr>
          <w:b/>
          <w:bCs/>
          <w:sz w:val="22"/>
          <w:szCs w:val="22"/>
        </w:rPr>
        <w:t xml:space="preserve">T-13 · Playwright E2E suite in CI</w:t>
      </w:r>
      <w:r>
        <w:rPr>
          <w:color w:val="555555"/>
          <w:sz w:val="18"/>
          <w:szCs w:val="18"/>
        </w:rPr>
        <w:t xml:space="preserve">   (P1→P2 · effort M · Junior dev)</w:t>
      </w:r>
    </w:p>
    <w:p>
      <w:pPr>
        <w:spacing w:after="120"/>
      </w:pPr>
      <w:r>
        <w:t xml:space="preserve">Specs: login ok/fail; task select + artifact save + reload; AI guide happy path + labeled fallback; dashboard access control; cohort export.</w:t>
      </w:r>
    </w:p>
    <w:p>
      <w:pPr>
        <w:spacing w:after="60"/>
      </w:pPr>
      <w:r>
        <w:rPr>
          <w:b/>
          <w:bCs/>
          <w:i/>
          <w:iCs/>
          <w:sz w:val="20"/>
          <w:szCs w:val="20"/>
        </w:rPr>
        <w:t xml:space="preserve">Acceptance criteria: </w:t>
      </w:r>
      <w:r>
        <w:rPr>
          <w:i/>
          <w:iCs/>
          <w:sz w:val="20"/>
          <w:szCs w:val="20"/>
        </w:rPr>
        <w:t xml:space="preserve">Suite runs on PR preview URLs; failure blocks merge.</w:t>
      </w:r>
    </w:p>
    <w:p>
      <w:pPr>
        <w:spacing w:after="40" w:before="160"/>
      </w:pPr>
      <w:r>
        <w:rPr>
          <w:b/>
          <w:bCs/>
          <w:sz w:val="22"/>
          <w:szCs w:val="22"/>
        </w:rPr>
        <w:t xml:space="preserve">T-14 · Data model v2: users + events tables + backfill</w:t>
      </w:r>
      <w:r>
        <w:rPr>
          <w:color w:val="555555"/>
          <w:sz w:val="18"/>
          <w:szCs w:val="18"/>
        </w:rPr>
        <w:t xml:space="preserve">   (P2 · effort L · Senior + junior)</w:t>
      </w:r>
    </w:p>
    <w:p>
      <w:pPr>
        <w:spacing w:after="120"/>
      </w:pPr>
      <w:r>
        <w:t xml:space="preserve">Create users, aais_events (append-only), learner_task_state; backfill from blobs; dual-read one release.</w:t>
      </w:r>
    </w:p>
    <w:p>
      <w:pPr>
        <w:spacing w:after="60"/>
      </w:pPr>
      <w:r>
        <w:rPr>
          <w:b/>
          <w:bCs/>
          <w:i/>
          <w:iCs/>
          <w:sz w:val="20"/>
          <w:szCs w:val="20"/>
        </w:rPr>
        <w:t xml:space="preserve">Acceptance criteria: </w:t>
      </w:r>
      <w:r>
        <w:rPr>
          <w:i/>
          <w:iCs/>
          <w:sz w:val="20"/>
          <w:szCs w:val="20"/>
        </w:rPr>
        <w:t xml:space="preserve">Rehearsed on staging from a prod snapshot; counts reconcile; app reads from new tables; blob kept read-only until Month 3.</w:t>
      </w:r>
    </w:p>
    <w:p>
      <w:pPr>
        <w:spacing w:after="40" w:before="160"/>
      </w:pPr>
      <w:r>
        <w:rPr>
          <w:b/>
          <w:bCs/>
          <w:sz w:val="22"/>
          <w:szCs w:val="22"/>
        </w:rPr>
        <w:t xml:space="preserve">T-15 · Invite-based registration + password reset</w:t>
      </w:r>
      <w:r>
        <w:rPr>
          <w:color w:val="555555"/>
          <w:sz w:val="18"/>
          <w:szCs w:val="18"/>
        </w:rPr>
        <w:t xml:space="preserve">   (P2 · effort L · Senior + junior)</w:t>
      </w:r>
    </w:p>
    <w:p>
      <w:pPr>
        <w:spacing w:after="120"/>
      </w:pPr>
      <w:r>
        <w:t xml:space="preserve">Admin invites by email (Resend); set-password and reset flows; admin user list page.</w:t>
      </w:r>
    </w:p>
    <w:p>
      <w:pPr>
        <w:spacing w:after="60"/>
      </w:pPr>
      <w:r>
        <w:rPr>
          <w:b/>
          <w:bCs/>
          <w:i/>
          <w:iCs/>
          <w:sz w:val="20"/>
          <w:szCs w:val="20"/>
        </w:rPr>
        <w:t xml:space="preserve">Acceptance criteria: </w:t>
      </w:r>
      <w:r>
        <w:rPr>
          <w:i/>
          <w:iCs/>
          <w:sz w:val="20"/>
          <w:szCs w:val="20"/>
        </w:rPr>
        <w:t xml:space="preserve">Full invite→login→reset cycle works on staging; env-JSON accounts break-glass only; audit events emitted.</w:t>
      </w:r>
    </w:p>
    <w:p>
      <w:pPr>
        <w:spacing w:after="40" w:before="160"/>
      </w:pPr>
      <w:r>
        <w:rPr>
          <w:b/>
          <w:bCs/>
          <w:sz w:val="22"/>
          <w:szCs w:val="22"/>
        </w:rPr>
        <w:t xml:space="preserve">T-16 · Individual teacher/admin accounts</w:t>
      </w:r>
      <w:r>
        <w:rPr>
          <w:color w:val="555555"/>
          <w:sz w:val="18"/>
          <w:szCs w:val="18"/>
        </w:rPr>
        <w:t xml:space="preserve">   (P2 · effort S · Junior dev)</w:t>
      </w:r>
    </w:p>
    <w:p>
      <w:pPr>
        <w:spacing w:after="120"/>
      </w:pPr>
      <w:r>
        <w:t xml:space="preserve">Migrate static educator access to per-person users with roles.</w:t>
      </w:r>
    </w:p>
    <w:p>
      <w:pPr>
        <w:spacing w:after="60"/>
      </w:pPr>
      <w:r>
        <w:rPr>
          <w:b/>
          <w:bCs/>
          <w:i/>
          <w:iCs/>
          <w:sz w:val="20"/>
          <w:szCs w:val="20"/>
        </w:rPr>
        <w:t xml:space="preserve">Acceptance criteria: </w:t>
      </w:r>
      <w:r>
        <w:rPr>
          <w:i/>
          <w:iCs/>
          <w:sz w:val="20"/>
          <w:szCs w:val="20"/>
        </w:rPr>
        <w:t xml:space="preserve">Every human has own credentials; role changes logged; old educator env accounts removed.</w:t>
      </w:r>
    </w:p>
    <w:p>
      <w:pPr>
        <w:spacing w:after="40" w:before="160"/>
      </w:pPr>
      <w:r>
        <w:rPr>
          <w:b/>
          <w:bCs/>
          <w:sz w:val="22"/>
          <w:szCs w:val="22"/>
        </w:rPr>
        <w:t xml:space="preserve">T-17 · Durable rate limiting</w:t>
      </w:r>
      <w:r>
        <w:rPr>
          <w:color w:val="555555"/>
          <w:sz w:val="18"/>
          <w:szCs w:val="18"/>
        </w:rPr>
        <w:t xml:space="preserve">   (P2 · effort S–M · Junior dev)</w:t>
      </w:r>
    </w:p>
    <w:p>
      <w:pPr>
        <w:spacing w:after="120"/>
      </w:pPr>
      <w:r>
        <w:t xml:space="preserve">Postgres or Upstash counters for login (account + IP) with lockout and audit.</w:t>
      </w:r>
    </w:p>
    <w:p>
      <w:pPr>
        <w:spacing w:after="60"/>
      </w:pPr>
      <w:r>
        <w:rPr>
          <w:b/>
          <w:bCs/>
          <w:i/>
          <w:iCs/>
          <w:sz w:val="20"/>
          <w:szCs w:val="20"/>
        </w:rPr>
        <w:t xml:space="preserve">Acceptance criteria: </w:t>
      </w:r>
      <w:r>
        <w:rPr>
          <w:i/>
          <w:iCs/>
          <w:sz w:val="20"/>
          <w:szCs w:val="20"/>
        </w:rPr>
        <w:t xml:space="preserve">Brute-force across multiple serverless invocations gets 429; limits configurable by env.</w:t>
      </w:r>
    </w:p>
    <w:p>
      <w:pPr>
        <w:spacing w:after="40" w:before="160"/>
      </w:pPr>
      <w:r>
        <w:rPr>
          <w:b/>
          <w:bCs/>
          <w:sz w:val="22"/>
          <w:szCs w:val="22"/>
        </w:rPr>
        <w:t xml:space="preserve">T-18 · Frontend decomposition of learning page</w:t>
      </w:r>
      <w:r>
        <w:rPr>
          <w:color w:val="555555"/>
          <w:sz w:val="18"/>
          <w:szCs w:val="18"/>
        </w:rPr>
        <w:t xml:space="preserve">   (P2 · effort M–L · Junior (sr. review))</w:t>
      </w:r>
    </w:p>
    <w:p>
      <w:pPr>
        <w:spacing w:after="120"/>
      </w:pPr>
      <w:r>
        <w:t xml:space="preserve">Extract typed API client; split into TaskList, Workspace, GuideChat, ScaffoldPanel, ReflectionPanel, ExportMenu + hooks.</w:t>
      </w:r>
    </w:p>
    <w:p>
      <w:pPr>
        <w:spacing w:after="60"/>
      </w:pPr>
      <w:r>
        <w:rPr>
          <w:b/>
          <w:bCs/>
          <w:i/>
          <w:iCs/>
          <w:sz w:val="20"/>
          <w:szCs w:val="20"/>
        </w:rPr>
        <w:t xml:space="preserve">Acceptance criteria: </w:t>
      </w:r>
      <w:r>
        <w:rPr>
          <w:i/>
          <w:iCs/>
          <w:sz w:val="20"/>
          <w:szCs w:val="20"/>
        </w:rPr>
        <w:t xml:space="preserve">No file over 500 lines in the page tree; E2E green (identical behavior); component tests for 3 key components.</w:t>
      </w:r>
    </w:p>
    <w:p>
      <w:pPr>
        <w:spacing w:after="40" w:before="160"/>
      </w:pPr>
      <w:r>
        <w:rPr>
          <w:b/>
          <w:bCs/>
          <w:sz w:val="22"/>
          <w:szCs w:val="22"/>
        </w:rPr>
        <w:t xml:space="preserve">T-19 · API error-code contract</w:t>
      </w:r>
      <w:r>
        <w:rPr>
          <w:color w:val="555555"/>
          <w:sz w:val="18"/>
          <w:szCs w:val="18"/>
        </w:rPr>
        <w:t xml:space="preserve">   (P2 · effort S · Junior dev)</w:t>
      </w:r>
    </w:p>
    <w:p>
      <w:pPr>
        <w:spacing w:after="120"/>
      </w:pPr>
      <w:r>
        <w:t xml:space="preserve">Stable {error:{code,message}} shape; internals logged, not returned.</w:t>
      </w:r>
    </w:p>
    <w:p>
      <w:pPr>
        <w:spacing w:after="60"/>
      </w:pPr>
      <w:r>
        <w:rPr>
          <w:b/>
          <w:bCs/>
          <w:i/>
          <w:iCs/>
          <w:sz w:val="20"/>
          <w:szCs w:val="20"/>
        </w:rPr>
        <w:t xml:space="preserve">Acceptance criteria: </w:t>
      </w:r>
      <w:r>
        <w:rPr>
          <w:i/>
          <w:iCs/>
          <w:sz w:val="20"/>
          <w:szCs w:val="20"/>
        </w:rPr>
        <w:t xml:space="preserve">All routes conform; client shows friendly copy; contract documented.</w:t>
      </w:r>
    </w:p>
    <w:p>
      <w:pPr>
        <w:spacing w:after="40" w:before="160"/>
      </w:pPr>
      <w:r>
        <w:rPr>
          <w:b/>
          <w:bCs/>
          <w:sz w:val="22"/>
          <w:szCs w:val="22"/>
        </w:rPr>
        <w:t xml:space="preserve">T-20 · SQL cohort analytics</w:t>
      </w:r>
      <w:r>
        <w:rPr>
          <w:color w:val="555555"/>
          <w:sz w:val="18"/>
          <w:szCs w:val="18"/>
        </w:rPr>
        <w:t xml:space="preserve">   (P2/P3 · effort M · Senior eng.)</w:t>
      </w:r>
    </w:p>
    <w:p>
      <w:pPr>
        <w:spacing w:after="120"/>
      </w:pPr>
      <w:r>
        <w:t xml:space="preserve">Replace load-everything with indexed SQL aggregates over aais_events; paginate drill-down.</w:t>
      </w:r>
    </w:p>
    <w:p>
      <w:pPr>
        <w:spacing w:after="60"/>
      </w:pPr>
      <w:r>
        <w:rPr>
          <w:b/>
          <w:bCs/>
          <w:i/>
          <w:iCs/>
          <w:sz w:val="20"/>
          <w:szCs w:val="20"/>
        </w:rPr>
        <w:t xml:space="preserve">Acceptance criteria: </w:t>
      </w:r>
      <w:r>
        <w:rPr>
          <w:i/>
          <w:iCs/>
          <w:sz w:val="20"/>
          <w:szCs w:val="20"/>
        </w:rPr>
        <w:t xml:space="preserve">Output matches old dashboard on test data; p95 under 500ms with 500 simulated learners; flat memory.</w:t>
      </w:r>
    </w:p>
    <w:p>
      <w:pPr>
        <w:spacing w:after="40" w:before="160"/>
      </w:pPr>
      <w:r>
        <w:rPr>
          <w:b/>
          <w:bCs/>
          <w:sz w:val="22"/>
          <w:szCs w:val="22"/>
        </w:rPr>
        <w:t xml:space="preserve">T-21 · Learner profiles + rule-based recommendations</w:t>
      </w:r>
      <w:r>
        <w:rPr>
          <w:color w:val="555555"/>
          <w:sz w:val="18"/>
          <w:szCs w:val="18"/>
        </w:rPr>
        <w:t xml:space="preserve">   (P3 · effort M–L · Senior + junior + owner)</w:t>
      </w:r>
    </w:p>
    <w:p>
      <w:pPr>
        <w:spacing w:after="120"/>
      </w:pPr>
      <w:r>
        <w:t xml:space="preserve">Profile aggregates; 5–8 explainable rules; recommendation API + UI card with reasons; teacher override logged as event.</w:t>
      </w:r>
    </w:p>
    <w:p>
      <w:pPr>
        <w:spacing w:after="60"/>
      </w:pPr>
      <w:r>
        <w:rPr>
          <w:b/>
          <w:bCs/>
          <w:i/>
          <w:iCs/>
          <w:sz w:val="20"/>
          <w:szCs w:val="20"/>
        </w:rPr>
        <w:t xml:space="preserve">Acceptance criteria: </w:t>
      </w:r>
      <w:r>
        <w:rPr>
          <w:i/>
          <w:iCs/>
          <w:sz w:val="20"/>
          <w:szCs w:val="20"/>
        </w:rPr>
        <w:t xml:space="preserve">Scripted event fixtures produce expected recommendations with correct reasons; override auditable; rules documented for teachers.</w:t>
      </w:r>
    </w:p>
    <w:p>
      <w:pPr>
        <w:spacing w:after="40" w:before="160"/>
      </w:pPr>
      <w:r>
        <w:rPr>
          <w:b/>
          <w:bCs/>
          <w:sz w:val="22"/>
          <w:szCs w:val="22"/>
        </w:rPr>
        <w:t xml:space="preserve">T-22 · AI experience quality pass</w:t>
      </w:r>
      <w:r>
        <w:rPr>
          <w:color w:val="555555"/>
          <w:sz w:val="18"/>
          <w:szCs w:val="18"/>
        </w:rPr>
        <w:t xml:space="preserve">   (P3 · effort M · Senior eng.)</w:t>
      </w:r>
    </w:p>
    <w:p>
      <w:pPr>
        <w:spacing w:after="120"/>
      </w:pPr>
      <w:r>
        <w:t xml:space="preserve">Raise max tokens (~600); 1 retry; true token streaming or staged honest progress; visible fallback labeling; per-student daily budget.</w:t>
      </w:r>
    </w:p>
    <w:p>
      <w:pPr>
        <w:spacing w:after="60"/>
      </w:pPr>
      <w:r>
        <w:rPr>
          <w:b/>
          <w:bCs/>
          <w:i/>
          <w:iCs/>
          <w:sz w:val="20"/>
          <w:szCs w:val="20"/>
        </w:rPr>
        <w:t xml:space="preserve">Acceptance criteria: </w:t>
      </w:r>
      <w:r>
        <w:rPr>
          <w:i/>
          <w:iCs/>
          <w:sz w:val="20"/>
          <w:szCs w:val="20"/>
        </w:rPr>
        <w:t xml:space="preserve">p50 first token under 3s on staging; fallback labeled in UI; per-student daily cost capped and logged.</w:t>
      </w:r>
    </w:p>
    <w:p>
      <w:r>
        <w:br w:type="page"/>
      </w:r>
    </w:p>
    <w:p>
      <w:pPr>
        <w:pStyle w:val="Heading1"/>
      </w:pPr>
      <w:r>
        <w:t xml:space="preserve">I. Risks, Assumptions, and Open Questions</w:t>
      </w:r>
    </w:p>
    <w:p>
      <w:pPr>
        <w:pStyle w:val="Heading2"/>
      </w:pPr>
      <w:r>
        <w:t xml:space="preserve">Risks that remain even if the roadmap executes</w:t>
      </w:r>
    </w:p>
    <w:p>
      <w:pPr>
        <w:pStyle w:val="ListParagraph"/>
        <w:numPr>
          <w:ilvl w:val="0"/>
          <w:numId w:val="3"/>
        </w:numPr>
        <w:spacing w:after="60"/>
      </w:pPr>
      <w:r>
        <w:t xml:space="preserve">One-developer bus factor: mitigated by docs/CI, not eliminated. The senior advisor should also hold repository admin rights.</w:t>
      </w:r>
    </w:p>
    <w:p>
      <w:pPr>
        <w:pStyle w:val="ListParagraph"/>
        <w:numPr>
          <w:ilvl w:val="0"/>
          <w:numId w:val="3"/>
        </w:numPr>
        <w:spacing w:after="60"/>
      </w:pPr>
      <w:r>
        <w:t xml:space="preserve">The blob→table migration is the riskiest single change; its safety depends on the staging rehearsal actually happening.</w:t>
      </w:r>
    </w:p>
    <w:p>
      <w:pPr>
        <w:pStyle w:val="ListParagraph"/>
        <w:numPr>
          <w:ilvl w:val="0"/>
          <w:numId w:val="3"/>
        </w:numPr>
        <w:spacing w:after="60"/>
      </w:pPr>
      <w:r>
        <w:t xml:space="preserve">AI provider concentration: one OpenAI-compatible vendor with canned-text fallback. Cost spikes or policy changes hit the core feature; per-student budgets are the mitigation.</w:t>
      </w:r>
    </w:p>
    <w:p>
      <w:pPr>
        <w:pStyle w:val="ListParagraph"/>
        <w:numPr>
          <w:ilvl w:val="0"/>
          <w:numId w:val="3"/>
        </w:numPr>
        <w:spacing w:after="60"/>
      </w:pPr>
      <w:r>
        <w:t xml:space="preserve">“Adaptive learning” research claims may outpace the honest implementation; align academic/marketing language with the rules-based reality to protect credibility.</w:t>
      </w:r>
    </w:p>
    <w:p>
      <w:pPr>
        <w:pStyle w:val="Heading2"/>
      </w:pPr>
      <w:r>
        <w:t xml:space="preserve">Assumptions to validate this month (owner)</w:t>
      </w:r>
    </w:p>
    <w:p>
      <w:pPr>
        <w:pStyle w:val="ListParagraph"/>
        <w:numPr>
          <w:ilvl w:val="0"/>
          <w:numId w:val="9"/>
        </w:numPr>
        <w:spacing w:after="60"/>
      </w:pPr>
      <w:r>
        <w:t xml:space="preserve">No real students (especially minors) have used production. If any have, privacy work moves to Week 1 and affected credentials rotate immediately.</w:t>
      </w:r>
    </w:p>
    <w:p>
      <w:pPr>
        <w:pStyle w:val="ListParagraph"/>
        <w:numPr>
          <w:ilvl w:val="0"/>
          <w:numId w:val="9"/>
        </w:numPr>
        <w:spacing w:after="60"/>
      </w:pPr>
      <w:r>
        <w:t xml:space="preserve">Neon and Vercel plan tiers, backup windows, and data regions — get them in writing.</w:t>
      </w:r>
    </w:p>
    <w:p>
      <w:pPr>
        <w:pStyle w:val="ListParagraph"/>
        <w:numPr>
          <w:ilvl w:val="0"/>
          <w:numId w:val="9"/>
        </w:numPr>
        <w:spacing w:after="60"/>
      </w:pPr>
      <w:r>
        <w:t xml:space="preserve">The external LRS: who operates it, where, under what agreement? If unclear, pause mirroring (the outbox will queue) until answered.</w:t>
      </w:r>
    </w:p>
    <w:p>
      <w:pPr>
        <w:pStyle w:val="ListParagraph"/>
        <w:numPr>
          <w:ilvl w:val="0"/>
          <w:numId w:val="9"/>
        </w:numPr>
        <w:spacing w:after="60"/>
      </w:pPr>
      <w:r>
        <w:t xml:space="preserve">Whether the session secret and cron secret are strong and were never in the docx file — if in doubt, rotate now (invalidates active logins; cheap today).</w:t>
      </w:r>
    </w:p>
    <w:p>
      <w:pPr>
        <w:pStyle w:val="ListParagraph"/>
        <w:numPr>
          <w:ilvl w:val="0"/>
          <w:numId w:val="9"/>
        </w:numPr>
        <w:spacing w:after="60"/>
      </w:pPr>
      <w:r>
        <w:t xml:space="preserve">Ownership: the Vercel team, Neon account, and aais.site domain are under the founder’s organization, not a personal account.</w:t>
      </w:r>
    </w:p>
    <w:p>
      <w:pPr>
        <w:pStyle w:val="Heading2"/>
      </w:pPr>
      <w:r>
        <w:t xml:space="preserve">Open questions for the product owner</w:t>
      </w:r>
    </w:p>
    <w:p>
      <w:pPr>
        <w:pStyle w:val="ListParagraph"/>
        <w:numPr>
          <w:ilvl w:val="0"/>
          <w:numId w:val="10"/>
        </w:numPr>
        <w:spacing w:after="60"/>
      </w:pPr>
      <w:r>
        <w:t xml:space="preserve">Who is the first real cohort (age group, region, institution)? This decides which privacy regime applies (FERPA/COPPA/GDPR/PIPL/…) and the consent design.</w:t>
      </w:r>
    </w:p>
    <w:p>
      <w:pPr>
        <w:pStyle w:val="ListParagraph"/>
        <w:numPr>
          <w:ilvl w:val="0"/>
          <w:numId w:val="10"/>
        </w:numPr>
        <w:spacing w:after="60"/>
      </w:pPr>
      <w:r>
        <w:t xml:space="preserve">Is the single hardcoded course the actual 3-month product, or must teachers author content in this window? (An authoring UI is deliberately not in this roadmap; seeding new courses via data files is.)</w:t>
      </w:r>
    </w:p>
    <w:p>
      <w:pPr>
        <w:pStyle w:val="ListParagraph"/>
        <w:numPr>
          <w:ilvl w:val="0"/>
          <w:numId w:val="10"/>
        </w:numPr>
        <w:spacing w:after="60"/>
      </w:pPr>
      <w:r>
        <w:t xml:space="preserve">What is the monthly AI spend ceiling per student? (Sets token budgets and model choice.)</w:t>
      </w:r>
    </w:p>
    <w:p>
      <w:pPr>
        <w:pStyle w:val="ListParagraph"/>
        <w:numPr>
          <w:ilvl w:val="0"/>
          <w:numId w:val="10"/>
        </w:numPr>
        <w:spacing w:after="60"/>
      </w:pPr>
      <w:r>
        <w:t xml:space="preserve">Is English a real requirement now, or is Chinese-first acceptable for the pilot?</w:t>
      </w:r>
    </w:p>
    <w:p>
      <w:pPr>
        <w:pStyle w:val="ListParagraph"/>
        <w:numPr>
          <w:ilvl w:val="0"/>
          <w:numId w:val="10"/>
        </w:numPr>
        <w:spacing w:after="60"/>
      </w:pPr>
      <w:r>
        <w:t xml:space="preserve">Does anyone external ever need the “enter­prise evidence” artifacts (e.g., university procurement)? If yes, keep one generator; if no, archive all.</w:t>
      </w:r>
    </w:p>
    <w:p>
      <w:pPr>
        <w:pStyle w:val="ListParagraph"/>
        <w:numPr>
          <w:ilvl w:val="0"/>
          <w:numId w:val="10"/>
        </w:numPr>
        <w:spacing w:after="60"/>
      </w:pPr>
      <w:r>
        <w:t xml:space="preserve">Who is the named owner of the weekly monitoring check?</w:t>
      </w:r>
    </w:p>
    <w:p>
      <w:pPr>
        <w:pStyle w:val="Heading2"/>
      </w:pPr>
      <w:r>
        <w:t xml:space="preserve">Could not verify from the repository</w:t>
      </w:r>
    </w:p>
    <w:p>
      <w:pPr>
        <w:spacing w:after="120"/>
      </w:pPr>
      <w:r>
        <w:t xml:space="preserve">Actual Vercel env values/strength; the Neon plan and backup configuration; the LRS operator; whether any real learner data exists in production beyond test accounts (readiness showed 4 trial accounts and 8 LRS events sent — consistent with test-only usage, but not proof); DNS/registrar ownership of aais.site.</w:t>
      </w:r>
    </w:p>
    <w:p>
      <w:pPr>
        <w:pStyle w:val="Heading1"/>
      </w:pPr>
      <w:r>
        <w:t xml:space="preserve">J. Final Recommendation</w:t>
      </w:r>
    </w:p>
    <w:p>
      <w:pPr>
        <w:spacing w:after="120"/>
      </w:pPr>
      <w:r>
        <w:t xml:space="preserve"/>
      </w:r>
      <w:r>
        <w:rPr>
          <w:b/>
          <w:bCs/>
        </w:rPr>
        <w:t xml:space="preserve">Partially refactor the current codebase. Do not rebuild, and do not continue piling features onto the current data layer.</w:t>
      </w:r>
      <w:r>
        <w:t xml:space="preserve"/>
      </w:r>
    </w:p>
    <w:p>
      <w:pPr>
        <w:pStyle w:val="ListParagraph"/>
        <w:numPr>
          <w:ilvl w:val="0"/>
          <w:numId w:val="11"/>
        </w:numPr>
        <w:spacing w:after="60"/>
      </w:pPr>
      <w:r>
        <w:t xml:space="preserve"/>
      </w:r>
      <w:r>
        <w:rPr>
          <w:b/>
          <w:bCs/>
        </w:rPr>
        <w:t xml:space="preserve">Rebuild is unjustified.</w:t>
      </w:r>
      <w:r>
        <w:t xml:space="preserve"> The expensive-to-recreate parts — a coherent learning-evidence event vocabulary, a working auth/CSRF layer, LRS integration with a real outbox, role-gated pseudonymized analytics, strict typing — are the parts that are good. A rewrite re-spends months to reach a worse version of what exists, and same-size-team rewrites historically re-introduce the same gaps under schedule pressure.</w:t>
      </w:r>
    </w:p>
    <w:p>
      <w:pPr>
        <w:pStyle w:val="ListParagraph"/>
        <w:numPr>
          <w:ilvl w:val="0"/>
          <w:numId w:val="11"/>
        </w:numPr>
        <w:spacing w:after="60"/>
      </w:pPr>
      <w:r>
        <w:t xml:space="preserve"/>
      </w:r>
      <w:r>
        <w:rPr>
          <w:b/>
          <w:bCs/>
        </w:rPr>
        <w:t xml:space="preserve">“Just keep modifying” is also unjustified.</w:t>
      </w:r>
      <w:r>
        <w:t xml:space="preserve"> The three Critical issues (public demo credentials, no code remote, plaintext key file) are live hazards, and the blob-per-student store fails exactly when the product succeeds — more students, more concurrency, more analytics.</w:t>
      </w:r>
    </w:p>
    <w:p>
      <w:pPr>
        <w:pStyle w:val="ListParagraph"/>
        <w:numPr>
          <w:ilvl w:val="0"/>
          <w:numId w:val="11"/>
        </w:numPr>
        <w:spacing w:after="60"/>
      </w:pPr>
      <w:r>
        <w:t xml:space="preserve"/>
      </w:r>
      <w:r>
        <w:rPr>
          <w:b/>
          <w:bCs/>
        </w:rPr>
        <w:t xml:space="preserve">The refactor is small and bounded.</w:t>
      </w:r>
      <w:r>
        <w:t xml:space="preserve"> One data-model migration (six small tables), one frontend decomposition, one honesty pass on the AI layer, and archiving roughly half the repo’s ceremony. Everything else is configuration and process. It fits in three months because the codebase is small and consistently typed.</w:t>
      </w:r>
    </w:p>
    <w:p>
      <w:pPr>
        <w:pStyle w:val="ListParagraph"/>
        <w:numPr>
          <w:ilvl w:val="0"/>
          <w:numId w:val="11"/>
        </w:numPr>
        <w:spacing w:after="60"/>
      </w:pPr>
      <w:r>
        <w:t xml:space="preserve"/>
      </w:r>
      <w:r>
        <w:rPr>
          <w:b/>
          <w:bCs/>
        </w:rPr>
        <w:t xml:space="preserve">Sequencing is the strategy.</w:t>
      </w:r>
      <w:r>
        <w:t xml:space="preserve"> Week 1’s five actions — rotate keys, disable demo accounts, push to GitHub, lock the readiness endpoint, add monitoring — cost about two days and remove the majority of catastrophic risk. Nothing else in this document matters if those don’t happen first.</w:t>
      </w:r>
    </w:p>
    <w:p>
      <w:pPr>
        <w:spacing w:after="120"/>
      </w:pPr>
      <w:r>
        <w:t xml:space="preserve"/>
      </w:r>
      <w:r>
        <w:rPr>
          <w:b/>
          <w:bCs/>
        </w:rPr>
        <w:t xml:space="preserve">One-sentence version:</w:t>
      </w:r>
      <w:r>
        <w:t xml:space="preserve"> secure it this week, put the data on rails this month, make the AI honest next month — and keep the parts of AAIS that are already better than its documentation suggests.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AAIS Technical Review</w:t>
    </w:r>
    <w:r>
      <w:rPr>
        <w:color w:val="888888"/>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abstractNum w:abstractNumId="8" w15:restartNumberingAfterBreak="0">
    <w:multiLevelType w:val="hybridMultilevel"/>
    <w:lvl w:ilvl="0" w15:tentative="1">
      <w:start w:val="1"/>
      <w:numFmt w:val="decimal"/>
      <w:lvlText w:val="%1."/>
      <w:lvlJc w:val="left"/>
      <w:pPr>
        <w:ind w:left="500" w:hanging="360"/>
      </w:pPr>
    </w:lvl>
  </w:abstractNum>
  <w:abstractNum w:abstractNumId="9" w15:restartNumberingAfterBreak="0">
    <w:multiLevelType w:val="hybridMultilevel"/>
    <w:lvl w:ilvl="0" w15:tentative="1">
      <w:start w:val="1"/>
      <w:numFmt w:val="decimal"/>
      <w:lvlText w:val="%1."/>
      <w:lvlJc w:val="left"/>
      <w:pPr>
        <w:ind w:left="500" w:hanging="360"/>
      </w:pPr>
    </w:lvl>
  </w:abstractNum>
  <w:abstractNum w:abstractNumId="10" w15:restartNumberingAfterBreak="0">
    <w:multiLevelType w:val="hybridMultilevel"/>
    <w:lvl w:ilvl="0" w15:tentative="1">
      <w:start w:val="1"/>
      <w:numFmt w:val="decimal"/>
      <w:lvlText w:val="%1."/>
      <w:lvlJc w:val="left"/>
      <w:pPr>
        <w:ind w:left="500" w:hanging="360"/>
      </w:pPr>
    </w:lvl>
  </w:abstractNum>
  <w:abstractNum w:abstractNumId="11"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63"/>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288"/>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AAIS Technical Review &amp; 3-Month Recovery Plan</dc:title>
  <dc:creator>Claude — Technical Advisor</dc:creator>
  <cp:lastModifiedBy>Un-named</cp:lastModifiedBy>
  <cp:revision>1</cp:revision>
  <dcterms:created xsi:type="dcterms:W3CDTF">2026-07-08T11:42:20.842Z</dcterms:created>
  <dcterms:modified xsi:type="dcterms:W3CDTF">2026-07-08T11:42:20.843Z</dcterms:modified>
</cp:coreProperties>
</file>

<file path=docProps/custom.xml><?xml version="1.0" encoding="utf-8"?>
<Properties xmlns="http://schemas.openxmlformats.org/officeDocument/2006/custom-properties" xmlns:vt="http://schemas.openxmlformats.org/officeDocument/2006/docPropsVTypes"/>
</file>